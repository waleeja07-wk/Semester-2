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FFD29" w14:textId="1FE03023" w:rsidR="005D65B3" w:rsidRPr="00B70BAA" w:rsidRDefault="00643C01">
      <w:pPr>
        <w:pStyle w:val="Heading1"/>
        <w:jc w:val="center"/>
        <w:rPr>
          <w:ins w:id="1" w:author="Muhammad Awais" w:date="2026-04-28T13:18:00Z"/>
          <w:rPrChange w:id="2" w:author="Muhammad Awais" w:date="2026-05-01T15:52:00Z">
            <w:rPr>
              <w:ins w:id="3" w:author="Muhammad Awais" w:date="2026-04-28T13:18:00Z"/>
              <w:rFonts w:eastAsia="Cambria"/>
            </w:rPr>
          </w:rPrChange>
        </w:rPr>
        <w:pPrChange w:id="4" w:author="Muhammad Awais" w:date="2026-05-01T15:52:00Z">
          <w:pPr>
            <w:pStyle w:val="Heading3"/>
          </w:pPr>
        </w:pPrChange>
      </w:pPr>
      <w:bookmarkStart w:id="5" w:name="_Toc228555937"/>
      <w:r w:rsidRPr="00B70BAA">
        <w:rPr>
          <w:rFonts w:ascii="Cambria" w:hAnsi="Cambria"/>
          <w:rPrChange w:id="6" w:author="Muhammad Awais" w:date="2026-05-01T15:52:00Z">
            <w:rPr>
              <w:rFonts w:eastAsia="Cambria"/>
            </w:rPr>
          </w:rPrChange>
        </w:rPr>
        <w:t>Sahulat Card Documentation Aid</w:t>
      </w:r>
      <w:bookmarkEnd w:id="5"/>
    </w:p>
    <w:p w14:paraId="3E2264BA" w14:textId="77777777" w:rsidR="00D57CB9" w:rsidRDefault="00D57CB9" w:rsidP="00D57CB9">
      <w:pPr>
        <w:rPr>
          <w:ins w:id="7" w:author="Muhammad Awais" w:date="2026-04-28T13:18:00Z"/>
        </w:rPr>
      </w:pPr>
    </w:p>
    <w:p w14:paraId="0F12B638" w14:textId="77777777" w:rsidR="00D57CB9" w:rsidRDefault="00D57CB9" w:rsidP="00D57CB9">
      <w:pPr>
        <w:rPr>
          <w:ins w:id="8" w:author="Muhammad Awais" w:date="2026-04-28T13:18:00Z"/>
        </w:rPr>
      </w:pPr>
    </w:p>
    <w:p w14:paraId="5A8C5420" w14:textId="77777777" w:rsidR="00D57CB9" w:rsidRPr="00D57CB9" w:rsidRDefault="00D57CB9">
      <w:pPr>
        <w:rPr>
          <w:rPrChange w:id="9" w:author="Muhammad Awais" w:date="2026-04-28T13:18:00Z">
            <w:rPr>
              <w:rFonts w:eastAsia="Cambria"/>
            </w:rPr>
          </w:rPrChange>
        </w:rPr>
        <w:pPrChange w:id="10" w:author="Muhammad Awais" w:date="2026-04-28T13:18:00Z">
          <w:pPr>
            <w:pStyle w:val="Heading3"/>
          </w:pPr>
        </w:pPrChange>
      </w:pPr>
    </w:p>
    <w:p w14:paraId="26328455" w14:textId="117F05A1" w:rsidR="005D65B3" w:rsidRPr="006445B4" w:rsidRDefault="005D65B3" w:rsidP="006445B4"/>
    <w:p w14:paraId="00C7D535" w14:textId="0AC6B30F" w:rsidR="005D65B3" w:rsidRPr="00C1233D" w:rsidRDefault="006445B4" w:rsidP="00C1233D">
      <w:pPr>
        <w:widowControl w:val="0"/>
        <w:pBdr>
          <w:top w:val="nil"/>
          <w:left w:val="nil"/>
          <w:bottom w:val="nil"/>
          <w:right w:val="nil"/>
          <w:between w:val="nil"/>
        </w:pBdr>
        <w:spacing w:before="8"/>
        <w:rPr>
          <w:rFonts w:ascii="Cambria" w:eastAsia="Cambria" w:hAnsi="Cambria" w:cs="Cambria"/>
          <w:b/>
          <w:bCs/>
          <w:color w:val="000000"/>
          <w:sz w:val="11"/>
          <w:szCs w:val="11"/>
        </w:rPr>
      </w:pPr>
      <w:r>
        <w:rPr>
          <w:noProof/>
        </w:rPr>
        <w:drawing>
          <wp:anchor distT="0" distB="0" distL="0" distR="0" simplePos="0" relativeHeight="251658240" behindDoc="0" locked="0" layoutInCell="1" hidden="0" allowOverlap="1" wp14:anchorId="7D6B2C27" wp14:editId="5248C8D1">
            <wp:simplePos x="0" y="0"/>
            <wp:positionH relativeFrom="margin">
              <wp:align>center</wp:align>
            </wp:positionH>
            <wp:positionV relativeFrom="paragraph">
              <wp:posOffset>272259</wp:posOffset>
            </wp:positionV>
            <wp:extent cx="1835150" cy="1659255"/>
            <wp:effectExtent l="0" t="0" r="0" b="0"/>
            <wp:wrapTopAndBottom distT="0" distB="0"/>
            <wp:docPr id="1" name="image1.jpg" descr="New Mono of NU-Full"/>
            <wp:cNvGraphicFramePr/>
            <a:graphic xmlns:a="http://schemas.openxmlformats.org/drawingml/2006/main">
              <a:graphicData uri="http://schemas.openxmlformats.org/drawingml/2006/picture">
                <pic:pic xmlns:pic="http://schemas.openxmlformats.org/drawingml/2006/picture">
                  <pic:nvPicPr>
                    <pic:cNvPr id="0" name="image1.jpg" descr="New Mono of NU-Full"/>
                    <pic:cNvPicPr preferRelativeResize="0"/>
                  </pic:nvPicPr>
                  <pic:blipFill>
                    <a:blip r:embed="rId7"/>
                    <a:srcRect/>
                    <a:stretch>
                      <a:fillRect/>
                    </a:stretch>
                  </pic:blipFill>
                  <pic:spPr>
                    <a:xfrm>
                      <a:off x="0" y="0"/>
                      <a:ext cx="1835150" cy="1659255"/>
                    </a:xfrm>
                    <a:prstGeom prst="rect">
                      <a:avLst/>
                    </a:prstGeom>
                    <a:ln/>
                  </pic:spPr>
                </pic:pic>
              </a:graphicData>
            </a:graphic>
            <wp14:sizeRelH relativeFrom="margin">
              <wp14:pctWidth>0</wp14:pctWidth>
            </wp14:sizeRelH>
            <wp14:sizeRelV relativeFrom="margin">
              <wp14:pctHeight>0</wp14:pctHeight>
            </wp14:sizeRelV>
          </wp:anchor>
        </w:drawing>
      </w:r>
      <w:r>
        <w:rPr>
          <w:rFonts w:ascii="Cambria" w:eastAsia="Cambria" w:hAnsi="Cambria" w:cs="Cambria"/>
          <w:b/>
          <w:bCs/>
          <w:color w:val="000000"/>
          <w:sz w:val="11"/>
          <w:szCs w:val="11"/>
        </w:rPr>
        <w:tab/>
      </w:r>
      <w:r>
        <w:rPr>
          <w:rFonts w:ascii="Cambria" w:eastAsia="Cambria" w:hAnsi="Cambria" w:cs="Cambria"/>
          <w:b/>
          <w:bCs/>
          <w:color w:val="000000"/>
          <w:sz w:val="11"/>
          <w:szCs w:val="11"/>
        </w:rPr>
        <w:tab/>
      </w:r>
    </w:p>
    <w:p w14:paraId="0D4AFCE4" w14:textId="33958972" w:rsidR="005D65B3" w:rsidRDefault="005D65B3">
      <w:pPr>
        <w:widowControl w:val="0"/>
        <w:pBdr>
          <w:top w:val="nil"/>
          <w:left w:val="nil"/>
          <w:bottom w:val="nil"/>
          <w:right w:val="nil"/>
          <w:between w:val="nil"/>
        </w:pBdr>
        <w:rPr>
          <w:rFonts w:ascii="Cambria" w:eastAsia="Cambria" w:hAnsi="Cambria" w:cs="Cambria"/>
          <w:b/>
          <w:bCs/>
          <w:color w:val="000000"/>
          <w:sz w:val="36"/>
          <w:szCs w:val="36"/>
        </w:rPr>
      </w:pPr>
    </w:p>
    <w:p w14:paraId="0AC3A028" w14:textId="77777777" w:rsidR="00BB4ACF" w:rsidRDefault="00BB4ACF">
      <w:pPr>
        <w:widowControl w:val="0"/>
        <w:pBdr>
          <w:top w:val="nil"/>
          <w:left w:val="nil"/>
          <w:bottom w:val="nil"/>
          <w:right w:val="nil"/>
          <w:between w:val="nil"/>
        </w:pBdr>
        <w:rPr>
          <w:rFonts w:ascii="Cambria" w:eastAsia="Cambria" w:hAnsi="Cambria" w:cs="Cambria"/>
          <w:b/>
          <w:bCs/>
          <w:color w:val="000000"/>
          <w:sz w:val="36"/>
          <w:szCs w:val="36"/>
        </w:rPr>
      </w:pPr>
    </w:p>
    <w:p w14:paraId="31A1F900" w14:textId="77777777" w:rsidR="0040123E" w:rsidRDefault="0040123E">
      <w:pPr>
        <w:widowControl w:val="0"/>
        <w:pBdr>
          <w:top w:val="nil"/>
          <w:left w:val="nil"/>
          <w:bottom w:val="nil"/>
          <w:right w:val="nil"/>
          <w:between w:val="nil"/>
        </w:pBdr>
        <w:rPr>
          <w:rFonts w:ascii="Cambria" w:eastAsia="Cambria" w:hAnsi="Cambria" w:cs="Cambria"/>
          <w:b/>
          <w:bCs/>
          <w:color w:val="000000"/>
          <w:sz w:val="36"/>
          <w:szCs w:val="36"/>
        </w:rPr>
      </w:pPr>
    </w:p>
    <w:p w14:paraId="78F7010B" w14:textId="77777777" w:rsidR="00D237B0" w:rsidRDefault="00D237B0">
      <w:pPr>
        <w:widowControl w:val="0"/>
        <w:pBdr>
          <w:top w:val="nil"/>
          <w:left w:val="nil"/>
          <w:bottom w:val="nil"/>
          <w:right w:val="nil"/>
          <w:between w:val="nil"/>
        </w:pBdr>
        <w:spacing w:before="115"/>
        <w:rPr>
          <w:rFonts w:ascii="Cambria" w:eastAsia="Cambria" w:hAnsi="Cambria" w:cs="Cambria"/>
          <w:b/>
          <w:bCs/>
          <w:color w:val="000000"/>
          <w:sz w:val="36"/>
          <w:szCs w:val="36"/>
        </w:rPr>
      </w:pPr>
    </w:p>
    <w:p w14:paraId="4207581A" w14:textId="77777777" w:rsidR="005D65B3" w:rsidRDefault="00000000">
      <w:pPr>
        <w:widowControl w:val="0"/>
        <w:rPr>
          <w:rFonts w:ascii="Cambria" w:eastAsia="Cambria" w:hAnsi="Cambria" w:cs="Cambria"/>
          <w:b/>
          <w:bCs/>
          <w:sz w:val="32"/>
          <w:szCs w:val="32"/>
        </w:rPr>
      </w:pPr>
      <w:r>
        <w:rPr>
          <w:rFonts w:ascii="Cambria" w:eastAsia="Cambria" w:hAnsi="Cambria" w:cs="Cambria"/>
          <w:b/>
          <w:bCs/>
          <w:sz w:val="32"/>
          <w:szCs w:val="32"/>
        </w:rPr>
        <w:t>Name &amp; Roll No:</w:t>
      </w:r>
    </w:p>
    <w:p w14:paraId="2ECBB47A" w14:textId="77777777" w:rsidR="005D65B3" w:rsidRDefault="005D65B3">
      <w:pPr>
        <w:widowControl w:val="0"/>
        <w:rPr>
          <w:rFonts w:ascii="Cambria" w:eastAsia="Cambria" w:hAnsi="Cambria" w:cs="Cambria"/>
          <w:b/>
          <w:bCs/>
          <w:sz w:val="32"/>
          <w:szCs w:val="32"/>
        </w:rPr>
      </w:pPr>
    </w:p>
    <w:p w14:paraId="3A675FD5" w14:textId="29D62D7D" w:rsidR="00AD40E5" w:rsidRDefault="00000000" w:rsidP="00AD40E5">
      <w:pPr>
        <w:widowControl w:val="0"/>
        <w:rPr>
          <w:rFonts w:ascii="Cambria" w:eastAsia="Cambria" w:hAnsi="Cambria" w:cs="Cambria"/>
          <w:sz w:val="32"/>
          <w:szCs w:val="32"/>
        </w:rPr>
      </w:pPr>
      <w:r>
        <w:rPr>
          <w:rFonts w:ascii="Cambria" w:eastAsia="Cambria" w:hAnsi="Cambria" w:cs="Cambria"/>
          <w:sz w:val="32"/>
          <w:szCs w:val="32"/>
        </w:rPr>
        <w:t>Muhammad Awais</w:t>
      </w:r>
      <w:r w:rsidR="006F10E8">
        <w:rPr>
          <w:rFonts w:ascii="Cambria" w:eastAsia="Cambria" w:hAnsi="Cambria" w:cs="Cambria"/>
          <w:sz w:val="32"/>
          <w:szCs w:val="32"/>
        </w:rPr>
        <w:t>:</w:t>
      </w:r>
      <w:r w:rsidR="00AD40E5">
        <w:rPr>
          <w:rFonts w:ascii="Cambria" w:eastAsia="Cambria" w:hAnsi="Cambria" w:cs="Cambria"/>
          <w:sz w:val="32"/>
          <w:szCs w:val="32"/>
        </w:rPr>
        <w:t xml:space="preserve"> 25P-0011</w:t>
      </w:r>
    </w:p>
    <w:p w14:paraId="3B1FFE83" w14:textId="2AD44AB1" w:rsidR="00C1233D" w:rsidRDefault="00C1233D">
      <w:pPr>
        <w:widowControl w:val="0"/>
        <w:rPr>
          <w:rFonts w:ascii="Cambria" w:eastAsia="Cambria" w:hAnsi="Cambria" w:cs="Cambria"/>
          <w:sz w:val="32"/>
          <w:szCs w:val="32"/>
        </w:rPr>
      </w:pPr>
    </w:p>
    <w:p w14:paraId="60AE3F3C" w14:textId="189BE662" w:rsidR="00AD40E5" w:rsidRDefault="00000000" w:rsidP="00AD40E5">
      <w:pPr>
        <w:widowControl w:val="0"/>
        <w:rPr>
          <w:rFonts w:ascii="Cambria" w:eastAsia="Cambria" w:hAnsi="Cambria" w:cs="Cambria"/>
          <w:sz w:val="32"/>
          <w:szCs w:val="32"/>
        </w:rPr>
      </w:pPr>
      <w:r>
        <w:rPr>
          <w:rFonts w:ascii="Cambria" w:eastAsia="Cambria" w:hAnsi="Cambria" w:cs="Cambria"/>
          <w:sz w:val="32"/>
          <w:szCs w:val="32"/>
        </w:rPr>
        <w:t>Syed Shayan Rizvi</w:t>
      </w:r>
      <w:r w:rsidR="006F10E8">
        <w:rPr>
          <w:rFonts w:ascii="Cambria" w:eastAsia="Cambria" w:hAnsi="Cambria" w:cs="Cambria"/>
          <w:sz w:val="32"/>
          <w:szCs w:val="32"/>
        </w:rPr>
        <w:t>:</w:t>
      </w:r>
      <w:r>
        <w:rPr>
          <w:rFonts w:ascii="Cambria" w:eastAsia="Cambria" w:hAnsi="Cambria" w:cs="Cambria"/>
          <w:sz w:val="32"/>
          <w:szCs w:val="32"/>
        </w:rPr>
        <w:t xml:space="preserve"> </w:t>
      </w:r>
      <w:r w:rsidR="00AD40E5">
        <w:rPr>
          <w:rFonts w:ascii="Cambria" w:eastAsia="Cambria" w:hAnsi="Cambria" w:cs="Cambria"/>
          <w:sz w:val="32"/>
          <w:szCs w:val="32"/>
        </w:rPr>
        <w:t>25P-0045</w:t>
      </w:r>
    </w:p>
    <w:p w14:paraId="48B57114" w14:textId="77777777" w:rsidR="00AD40E5" w:rsidRDefault="00AD40E5" w:rsidP="00AD40E5">
      <w:pPr>
        <w:widowControl w:val="0"/>
        <w:rPr>
          <w:rFonts w:ascii="Cambria" w:eastAsia="Cambria" w:hAnsi="Cambria" w:cs="Cambria"/>
          <w:sz w:val="32"/>
          <w:szCs w:val="32"/>
        </w:rPr>
      </w:pPr>
    </w:p>
    <w:p w14:paraId="73BFE188" w14:textId="2FE20C81" w:rsidR="00AD40E5" w:rsidRPr="00AD40E5" w:rsidRDefault="00AD40E5" w:rsidP="00AD40E5">
      <w:pPr>
        <w:widowControl w:val="0"/>
        <w:rPr>
          <w:rFonts w:ascii="Cambria" w:eastAsia="Cambria" w:hAnsi="Cambria" w:cs="Cambria"/>
          <w:sz w:val="32"/>
          <w:szCs w:val="32"/>
        </w:rPr>
      </w:pPr>
      <w:r>
        <w:rPr>
          <w:rFonts w:ascii="Cambria" w:eastAsia="Cambria" w:hAnsi="Cambria" w:cs="Cambria"/>
          <w:sz w:val="32"/>
          <w:szCs w:val="32"/>
        </w:rPr>
        <w:t>Waleeja Khan</w:t>
      </w:r>
      <w:r w:rsidR="006F10E8">
        <w:rPr>
          <w:rFonts w:ascii="Cambria" w:eastAsia="Cambria" w:hAnsi="Cambria" w:cs="Cambria"/>
          <w:sz w:val="32"/>
          <w:szCs w:val="32"/>
        </w:rPr>
        <w:t>:</w:t>
      </w:r>
      <w:r>
        <w:rPr>
          <w:rFonts w:ascii="Cambria" w:eastAsia="Cambria" w:hAnsi="Cambria" w:cs="Cambria"/>
          <w:sz w:val="32"/>
          <w:szCs w:val="32"/>
        </w:rPr>
        <w:t xml:space="preserve"> 25P-0005</w:t>
      </w:r>
    </w:p>
    <w:p w14:paraId="641E7307" w14:textId="17BCBB63" w:rsidR="00C1233D" w:rsidRDefault="00C1233D">
      <w:pPr>
        <w:widowControl w:val="0"/>
        <w:rPr>
          <w:rFonts w:ascii="Cambria" w:eastAsia="Cambria" w:hAnsi="Cambria" w:cs="Cambria"/>
          <w:sz w:val="32"/>
          <w:szCs w:val="32"/>
        </w:rPr>
      </w:pPr>
    </w:p>
    <w:p w14:paraId="58005ACF" w14:textId="0E066E9C" w:rsidR="00AD40E5" w:rsidRDefault="00000000" w:rsidP="00AD40E5">
      <w:pPr>
        <w:widowControl w:val="0"/>
        <w:rPr>
          <w:rFonts w:ascii="Cambria" w:eastAsia="Cambria" w:hAnsi="Cambria" w:cs="Cambria"/>
          <w:sz w:val="32"/>
          <w:szCs w:val="32"/>
        </w:rPr>
      </w:pPr>
      <w:r>
        <w:rPr>
          <w:rFonts w:ascii="Cambria" w:eastAsia="Cambria" w:hAnsi="Cambria" w:cs="Cambria"/>
          <w:sz w:val="32"/>
          <w:szCs w:val="32"/>
        </w:rPr>
        <w:t>Syeda Areej E Fatima</w:t>
      </w:r>
      <w:r w:rsidR="006F10E8">
        <w:rPr>
          <w:rFonts w:ascii="Cambria" w:eastAsia="Cambria" w:hAnsi="Cambria" w:cs="Cambria"/>
          <w:sz w:val="32"/>
          <w:szCs w:val="32"/>
        </w:rPr>
        <w:t>:</w:t>
      </w:r>
      <w:r w:rsidR="00AD40E5">
        <w:rPr>
          <w:rFonts w:ascii="Cambria" w:eastAsia="Cambria" w:hAnsi="Cambria" w:cs="Cambria"/>
          <w:sz w:val="32"/>
          <w:szCs w:val="32"/>
        </w:rPr>
        <w:t xml:space="preserve"> 25P-0014</w:t>
      </w:r>
    </w:p>
    <w:p w14:paraId="0BA4AAA5" w14:textId="65208B02" w:rsidR="00C1233D" w:rsidRDefault="00C1233D">
      <w:pPr>
        <w:widowControl w:val="0"/>
        <w:rPr>
          <w:rFonts w:ascii="Cambria" w:eastAsia="Cambria" w:hAnsi="Cambria" w:cs="Cambria"/>
          <w:sz w:val="32"/>
          <w:szCs w:val="32"/>
        </w:rPr>
      </w:pPr>
    </w:p>
    <w:p w14:paraId="489EDBB3" w14:textId="77777777" w:rsidR="005D65B3" w:rsidDel="00D57CB9" w:rsidRDefault="005D65B3">
      <w:pPr>
        <w:widowControl w:val="0"/>
        <w:rPr>
          <w:del w:id="11" w:author="Muhammad Awais" w:date="2026-04-28T13:19:00Z"/>
          <w:rFonts w:ascii="Cambria" w:eastAsia="Cambria" w:hAnsi="Cambria" w:cs="Cambria"/>
          <w:b/>
          <w:bCs/>
        </w:rPr>
      </w:pPr>
    </w:p>
    <w:p w14:paraId="72177E24" w14:textId="77777777" w:rsidR="00D57CB9" w:rsidRDefault="00D57CB9">
      <w:pPr>
        <w:widowControl w:val="0"/>
        <w:rPr>
          <w:ins w:id="12" w:author="Muhammad Awais" w:date="2026-04-28T13:19:00Z"/>
          <w:rFonts w:ascii="Cambria" w:eastAsia="Cambria" w:hAnsi="Cambria" w:cs="Cambria"/>
          <w:b/>
          <w:bCs/>
        </w:rPr>
      </w:pPr>
    </w:p>
    <w:p w14:paraId="23A59568" w14:textId="77777777" w:rsidR="00D57CB9" w:rsidRDefault="00D57CB9">
      <w:pPr>
        <w:widowControl w:val="0"/>
        <w:rPr>
          <w:ins w:id="13" w:author="Muhammad Awais" w:date="2026-04-28T13:19:00Z"/>
          <w:rFonts w:ascii="Cambria" w:eastAsia="Cambria" w:hAnsi="Cambria" w:cs="Cambria"/>
          <w:b/>
          <w:bCs/>
        </w:rPr>
      </w:pPr>
    </w:p>
    <w:p w14:paraId="10761941" w14:textId="77777777" w:rsidR="006445B4" w:rsidDel="00D57CB9" w:rsidRDefault="006445B4">
      <w:pPr>
        <w:widowControl w:val="0"/>
        <w:rPr>
          <w:del w:id="14" w:author="Muhammad Awais" w:date="2026-04-28T13:19:00Z"/>
          <w:rFonts w:ascii="Cambria" w:eastAsia="Cambria" w:hAnsi="Cambria" w:cs="Cambria"/>
          <w:b/>
          <w:bCs/>
        </w:rPr>
      </w:pPr>
    </w:p>
    <w:p w14:paraId="0CF4FD78" w14:textId="77777777" w:rsidR="006445B4" w:rsidDel="00D57CB9" w:rsidRDefault="006445B4">
      <w:pPr>
        <w:widowControl w:val="0"/>
        <w:rPr>
          <w:del w:id="15" w:author="Muhammad Awais" w:date="2026-04-28T13:19:00Z"/>
          <w:rFonts w:ascii="Cambria" w:eastAsia="Cambria" w:hAnsi="Cambria" w:cs="Cambria"/>
          <w:b/>
          <w:bCs/>
        </w:rPr>
      </w:pPr>
    </w:p>
    <w:p w14:paraId="50CBA24A" w14:textId="77777777" w:rsidR="006445B4" w:rsidDel="00D57CB9" w:rsidRDefault="006445B4">
      <w:pPr>
        <w:widowControl w:val="0"/>
        <w:rPr>
          <w:del w:id="16" w:author="Muhammad Awais" w:date="2026-04-28T13:19:00Z"/>
          <w:rFonts w:ascii="Cambria" w:eastAsia="Cambria" w:hAnsi="Cambria" w:cs="Cambria"/>
          <w:b/>
          <w:bCs/>
        </w:rPr>
      </w:pPr>
    </w:p>
    <w:p w14:paraId="252D8A6C" w14:textId="77777777" w:rsidR="006445B4" w:rsidDel="00D57CB9" w:rsidRDefault="006445B4">
      <w:pPr>
        <w:widowControl w:val="0"/>
        <w:rPr>
          <w:del w:id="17" w:author="Muhammad Awais" w:date="2026-04-28T13:19:00Z"/>
          <w:rFonts w:ascii="Cambria" w:eastAsia="Cambria" w:hAnsi="Cambria" w:cs="Cambria"/>
          <w:b/>
          <w:bCs/>
        </w:rPr>
      </w:pPr>
    </w:p>
    <w:p w14:paraId="115F2BE9" w14:textId="77777777" w:rsidR="005D65B3" w:rsidDel="00D57CB9" w:rsidRDefault="005D65B3">
      <w:pPr>
        <w:widowControl w:val="0"/>
        <w:rPr>
          <w:del w:id="18" w:author="Muhammad Awais" w:date="2026-04-28T13:19:00Z"/>
          <w:rFonts w:ascii="Cambria" w:eastAsia="Cambria" w:hAnsi="Cambria" w:cs="Cambria"/>
          <w:b/>
          <w:bCs/>
        </w:rPr>
      </w:pPr>
    </w:p>
    <w:p w14:paraId="3CF84A90" w14:textId="77777777" w:rsidR="00DE051B" w:rsidDel="00D57CB9" w:rsidRDefault="00DE051B">
      <w:pPr>
        <w:widowControl w:val="0"/>
        <w:rPr>
          <w:del w:id="19" w:author="Muhammad Awais" w:date="2026-04-28T13:19:00Z"/>
          <w:rFonts w:ascii="Cambria" w:eastAsia="Cambria" w:hAnsi="Cambria" w:cs="Cambria"/>
          <w:b/>
          <w:bCs/>
        </w:rPr>
      </w:pPr>
    </w:p>
    <w:p w14:paraId="0B2440DF" w14:textId="77777777" w:rsidR="005D65B3" w:rsidRDefault="005D65B3">
      <w:pPr>
        <w:widowControl w:val="0"/>
        <w:rPr>
          <w:rFonts w:ascii="Cambria" w:eastAsia="Cambria" w:hAnsi="Cambria" w:cs="Cambria"/>
          <w:b/>
          <w:bCs/>
        </w:rPr>
      </w:pPr>
    </w:p>
    <w:p w14:paraId="0F474CDA" w14:textId="77777777" w:rsidR="002D603A" w:rsidRDefault="002D603A">
      <w:pPr>
        <w:widowControl w:val="0"/>
        <w:rPr>
          <w:rFonts w:ascii="Cambria" w:eastAsia="Cambria" w:hAnsi="Cambria" w:cs="Cambria"/>
          <w:b/>
          <w:bCs/>
        </w:rPr>
      </w:pPr>
    </w:p>
    <w:p w14:paraId="08D95979" w14:textId="77777777" w:rsidR="005D65B3" w:rsidRDefault="00000000">
      <w:pPr>
        <w:widowControl w:val="0"/>
        <w:jc w:val="center"/>
        <w:rPr>
          <w:rFonts w:ascii="Cambria" w:eastAsia="Cambria" w:hAnsi="Cambria" w:cs="Cambria"/>
          <w:b/>
          <w:bCs/>
          <w:sz w:val="32"/>
          <w:szCs w:val="32"/>
        </w:rPr>
      </w:pPr>
      <w:r>
        <w:rPr>
          <w:rFonts w:ascii="Cambria" w:eastAsia="Cambria" w:hAnsi="Cambria" w:cs="Cambria"/>
          <w:b/>
          <w:bCs/>
          <w:sz w:val="32"/>
          <w:szCs w:val="32"/>
        </w:rPr>
        <w:t>Supervisor Name &amp; Signature</w:t>
      </w:r>
    </w:p>
    <w:p w14:paraId="630968EE" w14:textId="7CF66692" w:rsidR="006445B4" w:rsidRDefault="006445B4" w:rsidP="00BB4ACF">
      <w:pPr>
        <w:widowControl w:val="0"/>
        <w:rPr>
          <w:rFonts w:ascii="Cambria" w:eastAsia="Cambria" w:hAnsi="Cambria" w:cs="Cambria"/>
          <w:b/>
          <w:bCs/>
          <w:sz w:val="32"/>
          <w:szCs w:val="32"/>
        </w:rPr>
      </w:pPr>
    </w:p>
    <w:p w14:paraId="36469BAC" w14:textId="77777777" w:rsidR="002D603A" w:rsidRDefault="002D603A" w:rsidP="00BB4ACF">
      <w:pPr>
        <w:widowControl w:val="0"/>
        <w:rPr>
          <w:rFonts w:ascii="Cambria" w:eastAsia="Cambria" w:hAnsi="Cambria" w:cs="Cambria"/>
          <w:b/>
          <w:bCs/>
          <w:sz w:val="32"/>
          <w:szCs w:val="32"/>
        </w:rPr>
      </w:pPr>
    </w:p>
    <w:p w14:paraId="43D7FBB0" w14:textId="4FA06FE2" w:rsidR="006445B4" w:rsidRDefault="00517410" w:rsidP="00517410">
      <w:pPr>
        <w:widowControl w:val="0"/>
        <w:jc w:val="center"/>
        <w:rPr>
          <w:rFonts w:ascii="Cambria" w:eastAsia="Cambria" w:hAnsi="Cambria" w:cs="Cambria"/>
          <w:b/>
          <w:bCs/>
          <w:sz w:val="32"/>
          <w:szCs w:val="32"/>
          <w:u w:val="single"/>
        </w:rPr>
      </w:pP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r>
        <w:rPr>
          <w:rFonts w:ascii="Cambria" w:eastAsia="Cambria" w:hAnsi="Cambria" w:cs="Cambria"/>
          <w:b/>
          <w:bCs/>
          <w:sz w:val="32"/>
          <w:szCs w:val="32"/>
          <w:u w:val="single"/>
        </w:rPr>
        <w:tab/>
      </w:r>
    </w:p>
    <w:p w14:paraId="028F44FF" w14:textId="77777777" w:rsidR="002D603A" w:rsidDel="00B70BAA" w:rsidRDefault="002D603A" w:rsidP="00517410">
      <w:pPr>
        <w:widowControl w:val="0"/>
        <w:jc w:val="center"/>
        <w:rPr>
          <w:del w:id="20" w:author="Muhammad Awais" w:date="2026-05-01T15:52:00Z"/>
          <w:rFonts w:ascii="Cambria" w:eastAsia="Cambria" w:hAnsi="Cambria" w:cs="Cambria"/>
          <w:b/>
          <w:bCs/>
          <w:sz w:val="32"/>
          <w:szCs w:val="32"/>
          <w:u w:val="single"/>
        </w:rPr>
      </w:pPr>
    </w:p>
    <w:p w14:paraId="227003C0" w14:textId="4DBF9F10" w:rsidR="008C27D1" w:rsidDel="00B70BAA" w:rsidRDefault="008C27D1">
      <w:pPr>
        <w:widowControl w:val="0"/>
        <w:rPr>
          <w:del w:id="21" w:author="Muhammad Awais" w:date="2026-05-01T15:52:00Z"/>
          <w:rFonts w:ascii="Cambria" w:eastAsia="Cambria" w:hAnsi="Cambria" w:cs="Cambria"/>
          <w:b/>
          <w:bCs/>
          <w:sz w:val="32"/>
          <w:szCs w:val="32"/>
          <w:u w:val="single"/>
        </w:rPr>
        <w:pPrChange w:id="22" w:author="Muhammad Awais" w:date="2026-05-01T15:52:00Z">
          <w:pPr>
            <w:widowControl w:val="0"/>
            <w:jc w:val="center"/>
          </w:pPr>
        </w:pPrChange>
      </w:pPr>
    </w:p>
    <w:p w14:paraId="096BB2C8" w14:textId="77777777" w:rsidR="002D603A" w:rsidRPr="00517410" w:rsidRDefault="002D603A" w:rsidP="00517410">
      <w:pPr>
        <w:widowControl w:val="0"/>
        <w:jc w:val="center"/>
        <w:rPr>
          <w:rFonts w:ascii="Cambria" w:eastAsia="Cambria" w:hAnsi="Cambria" w:cs="Cambria"/>
          <w:b/>
          <w:bCs/>
          <w:sz w:val="32"/>
          <w:szCs w:val="32"/>
          <w:u w:val="single"/>
        </w:rPr>
      </w:pPr>
    </w:p>
    <w:p w14:paraId="344BBE75" w14:textId="77777777" w:rsidR="005D65B3" w:rsidRDefault="005D65B3">
      <w:pPr>
        <w:widowControl w:val="0"/>
        <w:rPr>
          <w:rFonts w:ascii="Cambria" w:eastAsia="Cambria" w:hAnsi="Cambria" w:cs="Cambria"/>
          <w:b/>
          <w:bCs/>
        </w:rPr>
      </w:pPr>
    </w:p>
    <w:p w14:paraId="58D66006" w14:textId="77777777" w:rsidR="005D65B3" w:rsidRDefault="005D65B3">
      <w:pPr>
        <w:widowControl w:val="0"/>
        <w:ind w:left="2779"/>
        <w:rPr>
          <w:rFonts w:ascii="Cambria" w:eastAsia="Cambria" w:hAnsi="Cambria" w:cs="Cambria"/>
          <w:b/>
          <w:bCs/>
        </w:rPr>
      </w:pPr>
    </w:p>
    <w:p w14:paraId="60E39C89" w14:textId="2DDA3DAF" w:rsidR="006445B4" w:rsidRDefault="00000000" w:rsidP="0040123E">
      <w:pPr>
        <w:widowControl w:val="0"/>
        <w:jc w:val="center"/>
        <w:rPr>
          <w:rFonts w:ascii="Cambria" w:eastAsia="Cambria" w:hAnsi="Cambria" w:cs="Cambria"/>
          <w:b/>
          <w:bCs/>
          <w:sz w:val="32"/>
          <w:szCs w:val="32"/>
        </w:rPr>
      </w:pPr>
      <w:r>
        <w:rPr>
          <w:rFonts w:ascii="Cambria" w:eastAsia="Cambria" w:hAnsi="Cambria" w:cs="Cambria"/>
          <w:b/>
          <w:bCs/>
          <w:sz w:val="32"/>
          <w:szCs w:val="32"/>
        </w:rPr>
        <w:t>FAST-National University of Computer &amp; Emerging Sciences, Peshawar</w:t>
      </w:r>
    </w:p>
    <w:p w14:paraId="6F9F5C65" w14:textId="77777777" w:rsidR="006445B4" w:rsidRDefault="006445B4">
      <w:pPr>
        <w:widowControl w:val="0"/>
        <w:jc w:val="center"/>
        <w:rPr>
          <w:rFonts w:ascii="Cambria" w:eastAsia="Cambria" w:hAnsi="Cambria" w:cs="Cambria"/>
          <w:b/>
          <w:bCs/>
          <w:sz w:val="32"/>
          <w:szCs w:val="32"/>
        </w:rPr>
      </w:pPr>
    </w:p>
    <w:p w14:paraId="7C695B5D" w14:textId="77777777" w:rsidR="00D70911" w:rsidRDefault="00D70911">
      <w:pPr>
        <w:widowControl w:val="0"/>
        <w:jc w:val="center"/>
        <w:rPr>
          <w:rFonts w:ascii="Cambria" w:eastAsia="Cambria" w:hAnsi="Cambria" w:cs="Cambria"/>
          <w:b/>
          <w:bCs/>
          <w:sz w:val="28"/>
          <w:szCs w:val="28"/>
        </w:rPr>
      </w:pPr>
    </w:p>
    <w:p w14:paraId="2255881B" w14:textId="77777777" w:rsidR="005D65B3" w:rsidRDefault="00000000">
      <w:pPr>
        <w:widowControl w:val="0"/>
        <w:jc w:val="center"/>
        <w:rPr>
          <w:rFonts w:ascii="Cambria" w:eastAsia="Cambria" w:hAnsi="Cambria" w:cs="Cambria"/>
          <w:sz w:val="32"/>
          <w:szCs w:val="32"/>
        </w:rPr>
      </w:pPr>
      <w:r>
        <w:rPr>
          <w:rFonts w:ascii="Cambria" w:eastAsia="Cambria" w:hAnsi="Cambria" w:cs="Cambria"/>
          <w:sz w:val="32"/>
          <w:szCs w:val="32"/>
        </w:rPr>
        <w:lastRenderedPageBreak/>
        <w:t>Author’s Declaration</w:t>
      </w:r>
    </w:p>
    <w:p w14:paraId="46533ED0" w14:textId="77777777" w:rsidR="005D65B3" w:rsidRDefault="005D65B3">
      <w:pPr>
        <w:rPr>
          <w:rFonts w:ascii="Cambria" w:eastAsia="Cambria" w:hAnsi="Cambria" w:cs="Cambria"/>
          <w:sz w:val="24"/>
          <w:szCs w:val="24"/>
        </w:rPr>
      </w:pPr>
    </w:p>
    <w:p w14:paraId="029D8496" w14:textId="77777777" w:rsidR="005D65B3" w:rsidRDefault="005D65B3">
      <w:pPr>
        <w:jc w:val="both"/>
        <w:rPr>
          <w:rFonts w:ascii="Cambria" w:eastAsia="Cambria" w:hAnsi="Cambria" w:cs="Cambria"/>
          <w:sz w:val="24"/>
          <w:szCs w:val="24"/>
        </w:rPr>
      </w:pPr>
    </w:p>
    <w:p w14:paraId="6FF42BDB" w14:textId="33DC136F" w:rsidR="005D65B3" w:rsidRDefault="00000000">
      <w:pPr>
        <w:jc w:val="both"/>
        <w:rPr>
          <w:rFonts w:ascii="Cambria" w:eastAsia="Cambria" w:hAnsi="Cambria" w:cs="Cambria"/>
          <w:sz w:val="24"/>
          <w:szCs w:val="24"/>
        </w:rPr>
      </w:pPr>
      <w:r>
        <w:rPr>
          <w:rFonts w:ascii="Cambria" w:eastAsia="Cambria" w:hAnsi="Cambria" w:cs="Cambria"/>
          <w:sz w:val="24"/>
          <w:szCs w:val="24"/>
        </w:rPr>
        <w:t>I (</w:t>
      </w:r>
      <w:r w:rsidR="00451A4B">
        <w:rPr>
          <w:rFonts w:ascii="Cambria" w:eastAsia="Cambria" w:hAnsi="Cambria" w:cs="Cambria"/>
          <w:sz w:val="24"/>
          <w:szCs w:val="24"/>
        </w:rPr>
        <w:t>Muhammad Awais, Syed Shayan Rizvi, Syeda Areej E Fatima, Waleeja Khan)</w:t>
      </w:r>
      <w:r>
        <w:rPr>
          <w:rFonts w:ascii="Cambria" w:eastAsia="Cambria" w:hAnsi="Cambria" w:cs="Cambria"/>
          <w:sz w:val="24"/>
          <w:szCs w:val="24"/>
        </w:rPr>
        <w:t xml:space="preserve"> hereby state that my Community service project titled “</w:t>
      </w:r>
      <w:r w:rsidR="00451A4B">
        <w:rPr>
          <w:rFonts w:ascii="Cambria" w:eastAsia="Cambria" w:hAnsi="Cambria" w:cs="Cambria"/>
          <w:sz w:val="24"/>
          <w:szCs w:val="24"/>
        </w:rPr>
        <w:t>Sahulat Card Documentation Aid</w:t>
      </w:r>
      <w:r>
        <w:rPr>
          <w:rFonts w:ascii="Cambria" w:eastAsia="Cambria" w:hAnsi="Cambria" w:cs="Cambria"/>
          <w:sz w:val="24"/>
          <w:szCs w:val="24"/>
        </w:rPr>
        <w:t>” is my own work and it has not been previously submitted by me for taking partial or full credit for the award of any degree at this university or anywhere else in the world. If my statement is found to be incorrect, at any time even after my graduation, the University has the right to revoke my degree.</w:t>
      </w:r>
    </w:p>
    <w:p w14:paraId="266C85B4" w14:textId="77777777" w:rsidR="005D65B3" w:rsidRDefault="005D65B3">
      <w:pPr>
        <w:rPr>
          <w:rFonts w:ascii="Cambria" w:eastAsia="Cambria" w:hAnsi="Cambria" w:cs="Cambria"/>
          <w:sz w:val="24"/>
          <w:szCs w:val="24"/>
        </w:rPr>
      </w:pPr>
    </w:p>
    <w:p w14:paraId="1B108AA2" w14:textId="77777777" w:rsidR="00451A4B" w:rsidRDefault="00451A4B">
      <w:pPr>
        <w:rPr>
          <w:rFonts w:ascii="Cambria" w:eastAsia="Cambria" w:hAnsi="Cambria" w:cs="Cambria"/>
          <w:sz w:val="24"/>
          <w:szCs w:val="24"/>
        </w:rPr>
      </w:pPr>
    </w:p>
    <w:p w14:paraId="654DFCF7" w14:textId="77777777" w:rsidR="00451A4B" w:rsidRDefault="00451A4B">
      <w:pPr>
        <w:rPr>
          <w:rFonts w:ascii="Cambria" w:eastAsia="Cambria" w:hAnsi="Cambria" w:cs="Cambria"/>
          <w:sz w:val="24"/>
          <w:szCs w:val="24"/>
        </w:rPr>
      </w:pPr>
    </w:p>
    <w:p w14:paraId="05042FD3" w14:textId="77777777" w:rsidR="00451A4B" w:rsidRDefault="00451A4B">
      <w:pPr>
        <w:rPr>
          <w:rFonts w:ascii="Cambria" w:eastAsia="Cambria" w:hAnsi="Cambria" w:cs="Cambria"/>
          <w:sz w:val="24"/>
          <w:szCs w:val="24"/>
        </w:rPr>
      </w:pPr>
    </w:p>
    <w:p w14:paraId="28D757B1" w14:textId="77777777" w:rsidR="00451A4B" w:rsidRDefault="00451A4B">
      <w:pPr>
        <w:rPr>
          <w:rFonts w:ascii="Cambria" w:eastAsia="Cambria" w:hAnsi="Cambria" w:cs="Cambria"/>
          <w:sz w:val="24"/>
          <w:szCs w:val="24"/>
        </w:rPr>
      </w:pPr>
    </w:p>
    <w:p w14:paraId="45812AAA" w14:textId="77777777" w:rsidR="00451A4B" w:rsidRDefault="00451A4B">
      <w:pPr>
        <w:rPr>
          <w:rFonts w:ascii="Cambria" w:eastAsia="Cambria" w:hAnsi="Cambria" w:cs="Cambria"/>
          <w:sz w:val="24"/>
          <w:szCs w:val="24"/>
        </w:rPr>
      </w:pPr>
    </w:p>
    <w:p w14:paraId="2C520B81" w14:textId="77777777" w:rsidR="005D65B3" w:rsidRDefault="005D65B3">
      <w:pPr>
        <w:rPr>
          <w:rFonts w:ascii="Cambria" w:eastAsia="Cambria" w:hAnsi="Cambria" w:cs="Cambria"/>
          <w:sz w:val="24"/>
          <w:szCs w:val="24"/>
        </w:rPr>
      </w:pPr>
    </w:p>
    <w:p w14:paraId="629027C8" w14:textId="69786802" w:rsidR="005D65B3" w:rsidRDefault="00000000">
      <w:pPr>
        <w:rPr>
          <w:rFonts w:ascii="Cambria" w:eastAsia="Cambria" w:hAnsi="Cambria" w:cs="Cambria"/>
          <w:sz w:val="24"/>
          <w:szCs w:val="24"/>
        </w:rPr>
      </w:pPr>
      <w:r>
        <w:rPr>
          <w:rFonts w:ascii="Cambria" w:eastAsia="Cambria" w:hAnsi="Cambria" w:cs="Cambria"/>
          <w:sz w:val="24"/>
          <w:szCs w:val="24"/>
        </w:rPr>
        <w:t>(Student 1 Name); Muhammad Awais</w:t>
      </w:r>
    </w:p>
    <w:p w14:paraId="61A4DCE5" w14:textId="77777777" w:rsidR="005B5D88" w:rsidRDefault="005B5D88">
      <w:pPr>
        <w:rPr>
          <w:rFonts w:ascii="Cambria" w:eastAsia="Cambria" w:hAnsi="Cambria" w:cs="Cambria"/>
          <w:sz w:val="24"/>
          <w:szCs w:val="24"/>
        </w:rPr>
      </w:pPr>
    </w:p>
    <w:p w14:paraId="4F530E47" w14:textId="2FFB958C" w:rsidR="005D65B3" w:rsidRDefault="00000000">
      <w:pPr>
        <w:rPr>
          <w:rFonts w:ascii="Cambria" w:eastAsia="Cambria" w:hAnsi="Cambria" w:cs="Cambria"/>
          <w:sz w:val="24"/>
          <w:szCs w:val="24"/>
        </w:rPr>
      </w:pPr>
      <w:r>
        <w:rPr>
          <w:rFonts w:ascii="Cambria" w:eastAsia="Cambria" w:hAnsi="Cambria" w:cs="Cambria"/>
          <w:sz w:val="24"/>
          <w:szCs w:val="24"/>
        </w:rPr>
        <w:t>(Student 2 Name); Syed Shayan Rizvi</w:t>
      </w:r>
    </w:p>
    <w:p w14:paraId="0440B39C" w14:textId="77777777" w:rsidR="005B5D88" w:rsidRDefault="005B5D88">
      <w:pPr>
        <w:rPr>
          <w:rFonts w:ascii="Cambria" w:eastAsia="Cambria" w:hAnsi="Cambria" w:cs="Cambria"/>
          <w:sz w:val="24"/>
          <w:szCs w:val="24"/>
        </w:rPr>
      </w:pPr>
    </w:p>
    <w:p w14:paraId="7CC573B2" w14:textId="77777777" w:rsidR="005B5D88" w:rsidRDefault="00000000">
      <w:pPr>
        <w:rPr>
          <w:rFonts w:ascii="Cambria" w:eastAsia="Cambria" w:hAnsi="Cambria" w:cs="Cambria"/>
          <w:sz w:val="24"/>
          <w:szCs w:val="24"/>
        </w:rPr>
      </w:pPr>
      <w:r>
        <w:rPr>
          <w:rFonts w:ascii="Cambria" w:eastAsia="Cambria" w:hAnsi="Cambria" w:cs="Cambria"/>
          <w:sz w:val="24"/>
          <w:szCs w:val="24"/>
        </w:rPr>
        <w:t>(Student 3 Name); Syeda Areej E Fatima</w:t>
      </w:r>
      <w:r>
        <w:rPr>
          <w:rFonts w:ascii="Cambria" w:eastAsia="Cambria" w:hAnsi="Cambria" w:cs="Cambria"/>
          <w:sz w:val="24"/>
          <w:szCs w:val="24"/>
        </w:rPr>
        <w:br/>
      </w:r>
    </w:p>
    <w:p w14:paraId="4057A5D7" w14:textId="41372CFB" w:rsidR="005D65B3" w:rsidRDefault="00000000">
      <w:pPr>
        <w:rPr>
          <w:rFonts w:ascii="Cambria" w:eastAsia="Cambria" w:hAnsi="Cambria" w:cs="Cambria"/>
          <w:sz w:val="24"/>
          <w:szCs w:val="24"/>
        </w:rPr>
      </w:pPr>
      <w:r>
        <w:rPr>
          <w:rFonts w:ascii="Cambria" w:eastAsia="Cambria" w:hAnsi="Cambria" w:cs="Cambria"/>
          <w:sz w:val="24"/>
          <w:szCs w:val="24"/>
        </w:rPr>
        <w:t>(Student 4 Name); Waleeja Khan</w:t>
      </w:r>
    </w:p>
    <w:p w14:paraId="7D820018" w14:textId="77777777" w:rsidR="005D65B3" w:rsidRDefault="005D65B3">
      <w:pPr>
        <w:rPr>
          <w:rFonts w:ascii="Cambria" w:eastAsia="Cambria" w:hAnsi="Cambria" w:cs="Cambria"/>
          <w:sz w:val="24"/>
          <w:szCs w:val="24"/>
        </w:rPr>
      </w:pPr>
    </w:p>
    <w:p w14:paraId="0757CC87" w14:textId="77777777" w:rsidR="000C61AD" w:rsidRDefault="000C61AD">
      <w:pPr>
        <w:rPr>
          <w:rFonts w:ascii="Cambria" w:eastAsia="Cambria" w:hAnsi="Cambria" w:cs="Cambria"/>
          <w:sz w:val="24"/>
          <w:szCs w:val="24"/>
        </w:rPr>
      </w:pPr>
    </w:p>
    <w:p w14:paraId="22F0A240" w14:textId="77777777" w:rsidR="000C61AD" w:rsidRDefault="000C61AD">
      <w:pPr>
        <w:rPr>
          <w:rFonts w:ascii="Cambria" w:eastAsia="Cambria" w:hAnsi="Cambria" w:cs="Cambria"/>
          <w:sz w:val="24"/>
          <w:szCs w:val="24"/>
        </w:rPr>
      </w:pPr>
    </w:p>
    <w:p w14:paraId="36F1B7CB" w14:textId="77777777" w:rsidR="000C61AD" w:rsidRDefault="000C61AD">
      <w:pPr>
        <w:rPr>
          <w:rFonts w:ascii="Cambria" w:eastAsia="Cambria" w:hAnsi="Cambria" w:cs="Cambria"/>
          <w:sz w:val="24"/>
          <w:szCs w:val="24"/>
        </w:rPr>
      </w:pPr>
    </w:p>
    <w:p w14:paraId="365687DF" w14:textId="77777777" w:rsidR="0040123E" w:rsidRDefault="0040123E">
      <w:pPr>
        <w:rPr>
          <w:rFonts w:ascii="Cambria" w:eastAsia="Cambria" w:hAnsi="Cambria" w:cs="Cambria"/>
          <w:sz w:val="24"/>
          <w:szCs w:val="24"/>
        </w:rPr>
      </w:pPr>
    </w:p>
    <w:p w14:paraId="1D8131F0" w14:textId="77777777" w:rsidR="0040123E" w:rsidRDefault="0040123E">
      <w:pPr>
        <w:rPr>
          <w:rFonts w:ascii="Cambria" w:eastAsia="Cambria" w:hAnsi="Cambria" w:cs="Cambria"/>
          <w:sz w:val="24"/>
          <w:szCs w:val="24"/>
        </w:rPr>
      </w:pPr>
    </w:p>
    <w:p w14:paraId="53BD179D" w14:textId="77777777" w:rsidR="0040123E" w:rsidRDefault="0040123E">
      <w:pPr>
        <w:rPr>
          <w:rFonts w:ascii="Cambria" w:eastAsia="Cambria" w:hAnsi="Cambria" w:cs="Cambria"/>
          <w:sz w:val="24"/>
          <w:szCs w:val="24"/>
        </w:rPr>
      </w:pPr>
    </w:p>
    <w:p w14:paraId="60ACD9B5" w14:textId="77777777" w:rsidR="0040123E" w:rsidRDefault="0040123E">
      <w:pPr>
        <w:rPr>
          <w:rFonts w:ascii="Cambria" w:eastAsia="Cambria" w:hAnsi="Cambria" w:cs="Cambria"/>
          <w:sz w:val="24"/>
          <w:szCs w:val="24"/>
        </w:rPr>
      </w:pPr>
    </w:p>
    <w:p w14:paraId="54229C87" w14:textId="77777777" w:rsidR="0040123E" w:rsidRDefault="0040123E">
      <w:pPr>
        <w:rPr>
          <w:rFonts w:ascii="Cambria" w:eastAsia="Cambria" w:hAnsi="Cambria" w:cs="Cambria"/>
          <w:sz w:val="24"/>
          <w:szCs w:val="24"/>
        </w:rPr>
      </w:pPr>
    </w:p>
    <w:p w14:paraId="5DFC815C" w14:textId="77777777" w:rsidR="0040123E" w:rsidRDefault="0040123E">
      <w:pPr>
        <w:rPr>
          <w:rFonts w:ascii="Cambria" w:eastAsia="Cambria" w:hAnsi="Cambria" w:cs="Cambria"/>
          <w:sz w:val="24"/>
          <w:szCs w:val="24"/>
        </w:rPr>
      </w:pPr>
    </w:p>
    <w:p w14:paraId="60E3F470" w14:textId="77777777" w:rsidR="0040123E" w:rsidRDefault="0040123E">
      <w:pPr>
        <w:rPr>
          <w:rFonts w:ascii="Cambria" w:eastAsia="Cambria" w:hAnsi="Cambria" w:cs="Cambria"/>
          <w:sz w:val="24"/>
          <w:szCs w:val="24"/>
        </w:rPr>
      </w:pPr>
    </w:p>
    <w:p w14:paraId="45BBF2F5" w14:textId="77777777" w:rsidR="0040123E" w:rsidRDefault="0040123E">
      <w:pPr>
        <w:rPr>
          <w:rFonts w:ascii="Cambria" w:eastAsia="Cambria" w:hAnsi="Cambria" w:cs="Cambria"/>
          <w:sz w:val="24"/>
          <w:szCs w:val="24"/>
        </w:rPr>
      </w:pPr>
    </w:p>
    <w:p w14:paraId="6528E067" w14:textId="77777777" w:rsidR="0040123E" w:rsidRDefault="0040123E">
      <w:pPr>
        <w:rPr>
          <w:rFonts w:ascii="Cambria" w:eastAsia="Cambria" w:hAnsi="Cambria" w:cs="Cambria"/>
          <w:sz w:val="24"/>
          <w:szCs w:val="24"/>
        </w:rPr>
      </w:pPr>
    </w:p>
    <w:p w14:paraId="6263125F" w14:textId="77777777" w:rsidR="0040123E" w:rsidRDefault="0040123E">
      <w:pPr>
        <w:rPr>
          <w:rFonts w:ascii="Cambria" w:eastAsia="Cambria" w:hAnsi="Cambria" w:cs="Cambria"/>
          <w:sz w:val="24"/>
          <w:szCs w:val="24"/>
        </w:rPr>
      </w:pPr>
    </w:p>
    <w:p w14:paraId="4BF4E69B" w14:textId="77777777" w:rsidR="0040123E" w:rsidRDefault="0040123E">
      <w:pPr>
        <w:rPr>
          <w:rFonts w:ascii="Cambria" w:eastAsia="Cambria" w:hAnsi="Cambria" w:cs="Cambria"/>
          <w:sz w:val="24"/>
          <w:szCs w:val="24"/>
        </w:rPr>
      </w:pPr>
    </w:p>
    <w:p w14:paraId="605B7986" w14:textId="77777777" w:rsidR="0040123E" w:rsidRDefault="0040123E">
      <w:pPr>
        <w:rPr>
          <w:rFonts w:ascii="Cambria" w:eastAsia="Cambria" w:hAnsi="Cambria" w:cs="Cambria"/>
          <w:sz w:val="24"/>
          <w:szCs w:val="24"/>
        </w:rPr>
      </w:pPr>
    </w:p>
    <w:p w14:paraId="514A2EB6" w14:textId="77777777" w:rsidR="0040123E" w:rsidRDefault="0040123E">
      <w:pPr>
        <w:rPr>
          <w:rFonts w:ascii="Cambria" w:eastAsia="Cambria" w:hAnsi="Cambria" w:cs="Cambria"/>
          <w:sz w:val="24"/>
          <w:szCs w:val="24"/>
        </w:rPr>
      </w:pPr>
    </w:p>
    <w:p w14:paraId="05EED853" w14:textId="77777777" w:rsidR="000C61AD" w:rsidRDefault="000C61AD">
      <w:pPr>
        <w:rPr>
          <w:rFonts w:ascii="Cambria" w:eastAsia="Cambria" w:hAnsi="Cambria" w:cs="Cambria"/>
          <w:sz w:val="24"/>
          <w:szCs w:val="24"/>
        </w:rPr>
      </w:pPr>
    </w:p>
    <w:p w14:paraId="54F6BB78" w14:textId="77777777" w:rsidR="000C61AD" w:rsidRDefault="000C61AD">
      <w:pPr>
        <w:rPr>
          <w:rFonts w:ascii="Cambria" w:eastAsia="Cambria" w:hAnsi="Cambria" w:cs="Cambria"/>
          <w:sz w:val="24"/>
          <w:szCs w:val="24"/>
        </w:rPr>
      </w:pPr>
    </w:p>
    <w:p w14:paraId="6D37D6AA" w14:textId="77777777" w:rsidR="000C61AD" w:rsidRDefault="000C61AD">
      <w:pPr>
        <w:rPr>
          <w:rFonts w:ascii="Cambria" w:eastAsia="Cambria" w:hAnsi="Cambria" w:cs="Cambria"/>
          <w:sz w:val="24"/>
          <w:szCs w:val="24"/>
        </w:rPr>
      </w:pPr>
    </w:p>
    <w:p w14:paraId="7F4A947F" w14:textId="33124AC3" w:rsidR="005D65B3" w:rsidRDefault="00000000">
      <w:pPr>
        <w:rPr>
          <w:rFonts w:ascii="Cambria" w:eastAsia="Cambria" w:hAnsi="Cambria" w:cs="Cambria"/>
          <w:sz w:val="24"/>
          <w:szCs w:val="24"/>
        </w:rPr>
      </w:pPr>
      <w:r>
        <w:rPr>
          <w:rFonts w:ascii="Cambria" w:eastAsia="Cambria" w:hAnsi="Cambria" w:cs="Cambria"/>
          <w:sz w:val="24"/>
          <w:szCs w:val="24"/>
        </w:rPr>
        <w:t xml:space="preserve">Dated: </w:t>
      </w:r>
      <w:r w:rsidR="00F61B93">
        <w:rPr>
          <w:rFonts w:ascii="Cambria" w:eastAsia="Cambria" w:hAnsi="Cambria" w:cs="Cambria"/>
          <w:sz w:val="24"/>
          <w:szCs w:val="24"/>
        </w:rPr>
        <w:t xml:space="preserve"> 30/04/2026</w:t>
      </w:r>
      <w:r w:rsidR="009071EF">
        <w:rPr>
          <w:rFonts w:ascii="Cambria" w:eastAsia="Cambria" w:hAnsi="Cambria" w:cs="Cambria"/>
          <w:sz w:val="24"/>
          <w:szCs w:val="24"/>
        </w:rPr>
        <w:tab/>
      </w:r>
    </w:p>
    <w:p w14:paraId="2AC289C4" w14:textId="77777777" w:rsidR="00451A4B" w:rsidRDefault="00451A4B">
      <w:pPr>
        <w:jc w:val="center"/>
        <w:rPr>
          <w:rFonts w:ascii="Cambria" w:eastAsia="Cambria" w:hAnsi="Cambria" w:cs="Cambria"/>
          <w:sz w:val="32"/>
          <w:szCs w:val="32"/>
        </w:rPr>
      </w:pPr>
    </w:p>
    <w:p w14:paraId="07DF2A72" w14:textId="77777777" w:rsidR="00921D62" w:rsidRDefault="00921D62" w:rsidP="00921D62">
      <w:pPr>
        <w:rPr>
          <w:rFonts w:ascii="Cambria" w:eastAsia="Cambria" w:hAnsi="Cambria" w:cs="Cambria"/>
          <w:sz w:val="32"/>
          <w:szCs w:val="32"/>
        </w:rPr>
      </w:pPr>
    </w:p>
    <w:p w14:paraId="276918D0" w14:textId="77777777" w:rsidR="00921D62" w:rsidRDefault="00921D62" w:rsidP="00921D62">
      <w:pPr>
        <w:rPr>
          <w:rFonts w:ascii="Cambria" w:eastAsia="Cambria" w:hAnsi="Cambria" w:cs="Cambria"/>
          <w:sz w:val="32"/>
          <w:szCs w:val="32"/>
        </w:rPr>
      </w:pPr>
    </w:p>
    <w:p w14:paraId="62DD75B8" w14:textId="77777777" w:rsidR="0040123E" w:rsidRDefault="0040123E" w:rsidP="00921D62">
      <w:pPr>
        <w:rPr>
          <w:rFonts w:ascii="Cambria" w:eastAsia="Cambria" w:hAnsi="Cambria" w:cs="Cambria"/>
          <w:sz w:val="32"/>
          <w:szCs w:val="32"/>
        </w:rPr>
      </w:pPr>
    </w:p>
    <w:p w14:paraId="65C685B9" w14:textId="77777777" w:rsidR="0040123E" w:rsidRDefault="0040123E" w:rsidP="00921D62">
      <w:pPr>
        <w:rPr>
          <w:rFonts w:ascii="Cambria" w:eastAsia="Cambria" w:hAnsi="Cambria" w:cs="Cambria"/>
          <w:sz w:val="32"/>
          <w:szCs w:val="32"/>
        </w:rPr>
      </w:pPr>
    </w:p>
    <w:p w14:paraId="11AF1620" w14:textId="77777777" w:rsidR="00451A4B" w:rsidRDefault="00451A4B">
      <w:pPr>
        <w:jc w:val="center"/>
        <w:rPr>
          <w:rFonts w:ascii="Cambria" w:eastAsia="Cambria" w:hAnsi="Cambria" w:cs="Cambria"/>
          <w:sz w:val="32"/>
          <w:szCs w:val="32"/>
        </w:rPr>
      </w:pPr>
    </w:p>
    <w:p w14:paraId="2726A882" w14:textId="77777777" w:rsidR="003F63E5" w:rsidRDefault="003F63E5">
      <w:pPr>
        <w:jc w:val="center"/>
        <w:rPr>
          <w:rFonts w:ascii="Cambria" w:eastAsia="Cambria" w:hAnsi="Cambria" w:cs="Cambria"/>
          <w:sz w:val="32"/>
          <w:szCs w:val="32"/>
        </w:rPr>
      </w:pPr>
    </w:p>
    <w:p w14:paraId="118ADFEB" w14:textId="77777777" w:rsidR="005D65B3" w:rsidRDefault="00000000">
      <w:pPr>
        <w:jc w:val="center"/>
        <w:rPr>
          <w:rFonts w:ascii="Cambria" w:eastAsia="Cambria" w:hAnsi="Cambria" w:cs="Cambria"/>
          <w:sz w:val="24"/>
          <w:szCs w:val="24"/>
        </w:rPr>
      </w:pPr>
      <w:r>
        <w:rPr>
          <w:rFonts w:ascii="Cambria" w:eastAsia="Cambria" w:hAnsi="Cambria" w:cs="Cambria"/>
          <w:sz w:val="32"/>
          <w:szCs w:val="32"/>
        </w:rPr>
        <w:lastRenderedPageBreak/>
        <w:t>Plagiarism Undertaking</w:t>
      </w:r>
    </w:p>
    <w:p w14:paraId="17BCF6C5" w14:textId="77777777" w:rsidR="005D65B3" w:rsidRDefault="005D65B3">
      <w:pPr>
        <w:jc w:val="both"/>
        <w:rPr>
          <w:rFonts w:ascii="Cambria" w:eastAsia="Cambria" w:hAnsi="Cambria" w:cs="Cambria"/>
          <w:sz w:val="24"/>
          <w:szCs w:val="24"/>
        </w:rPr>
      </w:pPr>
    </w:p>
    <w:p w14:paraId="4753971E" w14:textId="77777777" w:rsidR="005D65B3" w:rsidRDefault="005D65B3">
      <w:pPr>
        <w:jc w:val="both"/>
        <w:rPr>
          <w:rFonts w:ascii="Cambria" w:eastAsia="Cambria" w:hAnsi="Cambria" w:cs="Cambria"/>
          <w:sz w:val="24"/>
          <w:szCs w:val="24"/>
        </w:rPr>
      </w:pPr>
    </w:p>
    <w:p w14:paraId="6CD93289" w14:textId="58A4A09A" w:rsidR="005D65B3" w:rsidRDefault="00000000">
      <w:pPr>
        <w:jc w:val="both"/>
        <w:rPr>
          <w:rFonts w:ascii="Cambria" w:eastAsia="Cambria" w:hAnsi="Cambria" w:cs="Cambria"/>
          <w:sz w:val="24"/>
          <w:szCs w:val="24"/>
        </w:rPr>
      </w:pPr>
      <w:r>
        <w:rPr>
          <w:rFonts w:ascii="Cambria" w:eastAsia="Cambria" w:hAnsi="Cambria" w:cs="Cambria"/>
          <w:sz w:val="24"/>
          <w:szCs w:val="24"/>
        </w:rPr>
        <w:t>I take full responsibility for the work conducted during the Community service project titled, “</w:t>
      </w:r>
      <w:r w:rsidR="00CF49B4">
        <w:rPr>
          <w:rFonts w:ascii="Cambria" w:eastAsia="Cambria" w:hAnsi="Cambria" w:cs="Cambria"/>
          <w:sz w:val="24"/>
          <w:szCs w:val="24"/>
        </w:rPr>
        <w:t>Sahulat Card Documentation Aid</w:t>
      </w:r>
      <w:r>
        <w:rPr>
          <w:rFonts w:ascii="Cambria" w:eastAsia="Cambria" w:hAnsi="Cambria" w:cs="Cambria"/>
          <w:sz w:val="24"/>
          <w:szCs w:val="24"/>
        </w:rPr>
        <w:t>”. I solemnly declare that the work presented in the project is done solely by me and my group with no significant help from any other person; however, small help wherever taken is duly acknowledged. I have also written the complete report by myself. Moreover</w:t>
      </w:r>
      <w:r w:rsidR="00451A4B">
        <w:rPr>
          <w:rFonts w:ascii="Cambria" w:eastAsia="Cambria" w:hAnsi="Cambria" w:cs="Cambria"/>
          <w:sz w:val="24"/>
          <w:szCs w:val="24"/>
        </w:rPr>
        <w:t>,</w:t>
      </w:r>
      <w:r>
        <w:rPr>
          <w:rFonts w:ascii="Cambria" w:eastAsia="Cambria" w:hAnsi="Cambria" w:cs="Cambria"/>
          <w:sz w:val="24"/>
          <w:szCs w:val="24"/>
        </w:rPr>
        <w:t xml:space="preserve"> I have not presented this project (or substantially similar work) or any part of the project previously to any other degree awarding institution within Pakistan or abroad.</w:t>
      </w:r>
    </w:p>
    <w:p w14:paraId="6374AD66" w14:textId="77777777" w:rsidR="005D65B3" w:rsidRDefault="005D65B3">
      <w:pPr>
        <w:jc w:val="both"/>
        <w:rPr>
          <w:rFonts w:ascii="Cambria" w:eastAsia="Cambria" w:hAnsi="Cambria" w:cs="Cambria"/>
          <w:sz w:val="24"/>
          <w:szCs w:val="24"/>
        </w:rPr>
      </w:pPr>
    </w:p>
    <w:p w14:paraId="0E2D172C" w14:textId="3506A780" w:rsidR="005D65B3" w:rsidRDefault="00000000">
      <w:pPr>
        <w:jc w:val="both"/>
        <w:rPr>
          <w:rFonts w:ascii="Cambria" w:eastAsia="Cambria" w:hAnsi="Cambria" w:cs="Cambria"/>
          <w:sz w:val="24"/>
          <w:szCs w:val="24"/>
        </w:rPr>
      </w:pPr>
      <w:r>
        <w:rPr>
          <w:rFonts w:ascii="Cambria" w:eastAsia="Cambria" w:hAnsi="Cambria" w:cs="Cambria"/>
          <w:sz w:val="24"/>
          <w:szCs w:val="24"/>
        </w:rPr>
        <w:t>I understand that the National University Computer and Emerging Sciences has a zero</w:t>
      </w:r>
      <w:r w:rsidR="00451A4B">
        <w:rPr>
          <w:rFonts w:ascii="Cambria" w:eastAsia="Cambria" w:hAnsi="Cambria" w:cs="Cambria"/>
          <w:sz w:val="24"/>
          <w:szCs w:val="24"/>
        </w:rPr>
        <w:t>-</w:t>
      </w:r>
      <w:r>
        <w:rPr>
          <w:rFonts w:ascii="Cambria" w:eastAsia="Cambria" w:hAnsi="Cambria" w:cs="Cambria"/>
          <w:sz w:val="24"/>
          <w:szCs w:val="24"/>
        </w:rPr>
        <w:t>tolerance policy towards plagiarism. Therefore</w:t>
      </w:r>
      <w:r w:rsidR="00451A4B">
        <w:rPr>
          <w:rFonts w:ascii="Cambria" w:eastAsia="Cambria" w:hAnsi="Cambria" w:cs="Cambria"/>
          <w:sz w:val="24"/>
          <w:szCs w:val="24"/>
        </w:rPr>
        <w:t>,</w:t>
      </w:r>
      <w:r>
        <w:rPr>
          <w:rFonts w:ascii="Cambria" w:eastAsia="Cambria" w:hAnsi="Cambria" w:cs="Cambria"/>
          <w:sz w:val="24"/>
          <w:szCs w:val="24"/>
        </w:rPr>
        <w:t xml:space="preserve"> I as an author of the </w:t>
      </w:r>
      <w:r w:rsidR="00451A4B">
        <w:rPr>
          <w:rFonts w:ascii="Cambria" w:eastAsia="Cambria" w:hAnsi="Cambria" w:cs="Cambria"/>
          <w:sz w:val="24"/>
          <w:szCs w:val="24"/>
        </w:rPr>
        <w:t>above-mentioned</w:t>
      </w:r>
      <w:r>
        <w:rPr>
          <w:rFonts w:ascii="Cambria" w:eastAsia="Cambria" w:hAnsi="Cambria" w:cs="Cambria"/>
          <w:sz w:val="24"/>
          <w:szCs w:val="24"/>
        </w:rPr>
        <w:t xml:space="preserve"> thesis solemnly declare that no portion of my report has been plagiarized or written using AI and any material used in the project from other sources is properly referenced.</w:t>
      </w:r>
    </w:p>
    <w:p w14:paraId="72DEA2C9" w14:textId="77777777" w:rsidR="005D65B3" w:rsidRDefault="005D65B3">
      <w:pPr>
        <w:jc w:val="both"/>
        <w:rPr>
          <w:rFonts w:ascii="Cambria" w:eastAsia="Cambria" w:hAnsi="Cambria" w:cs="Cambria"/>
          <w:sz w:val="24"/>
          <w:szCs w:val="24"/>
        </w:rPr>
      </w:pPr>
    </w:p>
    <w:p w14:paraId="6217F4E0" w14:textId="6B0351D5" w:rsidR="005D65B3" w:rsidRDefault="00000000">
      <w:pPr>
        <w:jc w:val="both"/>
        <w:rPr>
          <w:rFonts w:ascii="Cambria" w:eastAsia="Cambria" w:hAnsi="Cambria" w:cs="Cambria"/>
          <w:sz w:val="24"/>
          <w:szCs w:val="24"/>
        </w:rPr>
      </w:pPr>
      <w:r>
        <w:rPr>
          <w:rFonts w:ascii="Cambria" w:eastAsia="Cambria" w:hAnsi="Cambria" w:cs="Cambria"/>
          <w:sz w:val="24"/>
          <w:szCs w:val="24"/>
        </w:rPr>
        <w:t>I further understand that if I am found guilty of any form of plagiarism or AI use in my project work even after my graduation, the university reserves the right to revoke my bachelor</w:t>
      </w:r>
      <w:r w:rsidR="00451A4B">
        <w:rPr>
          <w:rFonts w:ascii="Cambria" w:eastAsia="Cambria" w:hAnsi="Cambria" w:cs="Cambria"/>
          <w:sz w:val="24"/>
          <w:szCs w:val="24"/>
        </w:rPr>
        <w:t>’</w:t>
      </w:r>
      <w:r>
        <w:rPr>
          <w:rFonts w:ascii="Cambria" w:eastAsia="Cambria" w:hAnsi="Cambria" w:cs="Cambria"/>
          <w:sz w:val="24"/>
          <w:szCs w:val="24"/>
        </w:rPr>
        <w:t>s degree.</w:t>
      </w:r>
    </w:p>
    <w:p w14:paraId="4050DFD8" w14:textId="77777777" w:rsidR="005D65B3" w:rsidRDefault="005D65B3">
      <w:pPr>
        <w:jc w:val="both"/>
        <w:rPr>
          <w:rFonts w:ascii="Cambria" w:eastAsia="Cambria" w:hAnsi="Cambria" w:cs="Cambria"/>
          <w:sz w:val="24"/>
          <w:szCs w:val="24"/>
        </w:rPr>
      </w:pPr>
    </w:p>
    <w:p w14:paraId="6ED55AF9" w14:textId="77777777" w:rsidR="00921D62" w:rsidRDefault="00921D62">
      <w:pPr>
        <w:jc w:val="both"/>
        <w:rPr>
          <w:rFonts w:ascii="Cambria" w:eastAsia="Cambria" w:hAnsi="Cambria" w:cs="Cambria"/>
          <w:sz w:val="24"/>
          <w:szCs w:val="24"/>
        </w:rPr>
      </w:pPr>
    </w:p>
    <w:p w14:paraId="20ECFA0B" w14:textId="77777777" w:rsidR="00921D62" w:rsidRDefault="00921D62">
      <w:pPr>
        <w:jc w:val="both"/>
        <w:rPr>
          <w:rFonts w:ascii="Cambria" w:eastAsia="Cambria" w:hAnsi="Cambria" w:cs="Cambria"/>
          <w:sz w:val="24"/>
          <w:szCs w:val="24"/>
        </w:rPr>
      </w:pPr>
    </w:p>
    <w:p w14:paraId="6821909D" w14:textId="77777777" w:rsidR="00921D62" w:rsidRDefault="00921D62">
      <w:pPr>
        <w:jc w:val="both"/>
        <w:rPr>
          <w:rFonts w:ascii="Cambria" w:eastAsia="Cambria" w:hAnsi="Cambria" w:cs="Cambria"/>
          <w:sz w:val="24"/>
          <w:szCs w:val="24"/>
        </w:rPr>
      </w:pPr>
    </w:p>
    <w:p w14:paraId="5B8B024A" w14:textId="77777777" w:rsidR="00921D62" w:rsidRDefault="00921D62">
      <w:pPr>
        <w:jc w:val="both"/>
        <w:rPr>
          <w:rFonts w:ascii="Cambria" w:eastAsia="Cambria" w:hAnsi="Cambria" w:cs="Cambria"/>
          <w:sz w:val="24"/>
          <w:szCs w:val="24"/>
        </w:rPr>
      </w:pPr>
    </w:p>
    <w:p w14:paraId="79A83A08" w14:textId="77777777" w:rsidR="005D65B3" w:rsidRDefault="005D65B3">
      <w:pPr>
        <w:jc w:val="both"/>
        <w:rPr>
          <w:rFonts w:ascii="Cambria" w:eastAsia="Cambria" w:hAnsi="Cambria" w:cs="Cambria"/>
          <w:sz w:val="24"/>
          <w:szCs w:val="24"/>
        </w:rPr>
      </w:pPr>
    </w:p>
    <w:p w14:paraId="288CED8A" w14:textId="77777777" w:rsidR="00921D62" w:rsidRDefault="00921D62">
      <w:pPr>
        <w:rPr>
          <w:rFonts w:ascii="Cambria" w:eastAsia="Cambria" w:hAnsi="Cambria" w:cs="Cambria"/>
          <w:sz w:val="24"/>
          <w:szCs w:val="24"/>
        </w:rPr>
      </w:pPr>
    </w:p>
    <w:p w14:paraId="45C73992" w14:textId="65A29076" w:rsidR="005D65B3" w:rsidRDefault="00000000">
      <w:pPr>
        <w:rPr>
          <w:rFonts w:ascii="Cambria" w:eastAsia="Cambria" w:hAnsi="Cambria" w:cs="Cambria"/>
          <w:sz w:val="24"/>
          <w:szCs w:val="24"/>
        </w:rPr>
      </w:pPr>
      <w:r>
        <w:rPr>
          <w:rFonts w:ascii="Cambria" w:eastAsia="Cambria" w:hAnsi="Cambria" w:cs="Cambria"/>
          <w:sz w:val="24"/>
          <w:szCs w:val="24"/>
        </w:rPr>
        <w:t>(Student 1 Name); Muhammad Awais</w:t>
      </w:r>
    </w:p>
    <w:p w14:paraId="20EA5198" w14:textId="77777777" w:rsidR="00921D62" w:rsidRDefault="00921D62">
      <w:pPr>
        <w:rPr>
          <w:rFonts w:ascii="Cambria" w:eastAsia="Cambria" w:hAnsi="Cambria" w:cs="Cambria"/>
          <w:sz w:val="24"/>
          <w:szCs w:val="24"/>
        </w:rPr>
      </w:pPr>
    </w:p>
    <w:p w14:paraId="06F868D7" w14:textId="5848F781" w:rsidR="005D65B3" w:rsidRDefault="00000000">
      <w:pPr>
        <w:rPr>
          <w:rFonts w:ascii="Cambria" w:eastAsia="Cambria" w:hAnsi="Cambria" w:cs="Cambria"/>
          <w:sz w:val="24"/>
          <w:szCs w:val="24"/>
        </w:rPr>
      </w:pPr>
      <w:r>
        <w:rPr>
          <w:rFonts w:ascii="Cambria" w:eastAsia="Cambria" w:hAnsi="Cambria" w:cs="Cambria"/>
          <w:sz w:val="24"/>
          <w:szCs w:val="24"/>
        </w:rPr>
        <w:t>(Student 2 Name); Syed Shayan Rizvi</w:t>
      </w:r>
    </w:p>
    <w:p w14:paraId="0C38ECDE" w14:textId="77777777" w:rsidR="00921D62" w:rsidRDefault="00921D62">
      <w:pPr>
        <w:rPr>
          <w:rFonts w:ascii="Cambria" w:eastAsia="Cambria" w:hAnsi="Cambria" w:cs="Cambria"/>
          <w:sz w:val="24"/>
          <w:szCs w:val="24"/>
        </w:rPr>
      </w:pPr>
    </w:p>
    <w:p w14:paraId="7FB8CA59" w14:textId="77777777" w:rsidR="00921D62" w:rsidRDefault="00000000">
      <w:pPr>
        <w:rPr>
          <w:rFonts w:ascii="Cambria" w:eastAsia="Cambria" w:hAnsi="Cambria" w:cs="Cambria"/>
          <w:sz w:val="24"/>
          <w:szCs w:val="24"/>
        </w:rPr>
      </w:pPr>
      <w:r>
        <w:rPr>
          <w:rFonts w:ascii="Cambria" w:eastAsia="Cambria" w:hAnsi="Cambria" w:cs="Cambria"/>
          <w:sz w:val="24"/>
          <w:szCs w:val="24"/>
        </w:rPr>
        <w:t>(Student 3 Name); Syeda Areej E Fatima</w:t>
      </w:r>
      <w:r>
        <w:rPr>
          <w:rFonts w:ascii="Cambria" w:eastAsia="Cambria" w:hAnsi="Cambria" w:cs="Cambria"/>
          <w:sz w:val="24"/>
          <w:szCs w:val="24"/>
        </w:rPr>
        <w:br/>
      </w:r>
    </w:p>
    <w:p w14:paraId="02DAA892" w14:textId="7EE3AEE0" w:rsidR="005D65B3" w:rsidRDefault="00000000">
      <w:pPr>
        <w:rPr>
          <w:rFonts w:ascii="Cambria" w:eastAsia="Cambria" w:hAnsi="Cambria" w:cs="Cambria"/>
          <w:sz w:val="24"/>
          <w:szCs w:val="24"/>
        </w:rPr>
      </w:pPr>
      <w:r>
        <w:rPr>
          <w:rFonts w:ascii="Cambria" w:eastAsia="Cambria" w:hAnsi="Cambria" w:cs="Cambria"/>
          <w:sz w:val="24"/>
          <w:szCs w:val="24"/>
        </w:rPr>
        <w:t>(Student 4 Name); Waleeja Khan</w:t>
      </w:r>
    </w:p>
    <w:p w14:paraId="19819FD0" w14:textId="77777777" w:rsidR="005D65B3" w:rsidRDefault="005D65B3">
      <w:pPr>
        <w:rPr>
          <w:rFonts w:ascii="Cambria" w:eastAsia="Cambria" w:hAnsi="Cambria" w:cs="Cambria"/>
          <w:sz w:val="24"/>
          <w:szCs w:val="24"/>
        </w:rPr>
      </w:pPr>
    </w:p>
    <w:p w14:paraId="01EACC6C" w14:textId="77777777" w:rsidR="00921D62" w:rsidRDefault="00921D62">
      <w:pPr>
        <w:rPr>
          <w:rFonts w:ascii="Cambria" w:eastAsia="Cambria" w:hAnsi="Cambria" w:cs="Cambria"/>
          <w:sz w:val="24"/>
          <w:szCs w:val="24"/>
        </w:rPr>
      </w:pPr>
    </w:p>
    <w:p w14:paraId="4C509BFB" w14:textId="77777777" w:rsidR="00921D62" w:rsidRDefault="00921D62">
      <w:pPr>
        <w:rPr>
          <w:rFonts w:ascii="Cambria" w:eastAsia="Cambria" w:hAnsi="Cambria" w:cs="Cambria"/>
          <w:sz w:val="24"/>
          <w:szCs w:val="24"/>
        </w:rPr>
      </w:pPr>
    </w:p>
    <w:p w14:paraId="0D41404B" w14:textId="77777777" w:rsidR="00921D62" w:rsidRDefault="00921D62">
      <w:pPr>
        <w:rPr>
          <w:rFonts w:ascii="Cambria" w:eastAsia="Cambria" w:hAnsi="Cambria" w:cs="Cambria"/>
          <w:sz w:val="24"/>
          <w:szCs w:val="24"/>
        </w:rPr>
      </w:pPr>
    </w:p>
    <w:p w14:paraId="5715426F" w14:textId="77777777" w:rsidR="00921D62" w:rsidRDefault="00921D62">
      <w:pPr>
        <w:rPr>
          <w:rFonts w:ascii="Cambria" w:eastAsia="Cambria" w:hAnsi="Cambria" w:cs="Cambria"/>
          <w:sz w:val="24"/>
          <w:szCs w:val="24"/>
        </w:rPr>
      </w:pPr>
    </w:p>
    <w:p w14:paraId="3F37FD25" w14:textId="77777777" w:rsidR="0040123E" w:rsidRDefault="0040123E">
      <w:pPr>
        <w:rPr>
          <w:rFonts w:ascii="Cambria" w:eastAsia="Cambria" w:hAnsi="Cambria" w:cs="Cambria"/>
          <w:sz w:val="24"/>
          <w:szCs w:val="24"/>
        </w:rPr>
      </w:pPr>
    </w:p>
    <w:p w14:paraId="69491D64" w14:textId="77777777" w:rsidR="0040123E" w:rsidRDefault="0040123E">
      <w:pPr>
        <w:rPr>
          <w:rFonts w:ascii="Cambria" w:eastAsia="Cambria" w:hAnsi="Cambria" w:cs="Cambria"/>
          <w:sz w:val="24"/>
          <w:szCs w:val="24"/>
        </w:rPr>
      </w:pPr>
    </w:p>
    <w:p w14:paraId="639B830B" w14:textId="77777777" w:rsidR="0040123E" w:rsidRDefault="0040123E">
      <w:pPr>
        <w:rPr>
          <w:rFonts w:ascii="Cambria" w:eastAsia="Cambria" w:hAnsi="Cambria" w:cs="Cambria"/>
          <w:sz w:val="24"/>
          <w:szCs w:val="24"/>
        </w:rPr>
      </w:pPr>
    </w:p>
    <w:p w14:paraId="58D998E1" w14:textId="77777777" w:rsidR="0040123E" w:rsidRDefault="0040123E">
      <w:pPr>
        <w:rPr>
          <w:rFonts w:ascii="Cambria" w:eastAsia="Cambria" w:hAnsi="Cambria" w:cs="Cambria"/>
          <w:sz w:val="24"/>
          <w:szCs w:val="24"/>
        </w:rPr>
      </w:pPr>
    </w:p>
    <w:p w14:paraId="340E8B2A" w14:textId="77777777" w:rsidR="0040123E" w:rsidRDefault="0040123E">
      <w:pPr>
        <w:rPr>
          <w:rFonts w:ascii="Cambria" w:eastAsia="Cambria" w:hAnsi="Cambria" w:cs="Cambria"/>
          <w:sz w:val="24"/>
          <w:szCs w:val="24"/>
        </w:rPr>
      </w:pPr>
    </w:p>
    <w:p w14:paraId="171A80F3" w14:textId="77777777" w:rsidR="0040123E" w:rsidRDefault="0040123E">
      <w:pPr>
        <w:rPr>
          <w:rFonts w:ascii="Cambria" w:eastAsia="Cambria" w:hAnsi="Cambria" w:cs="Cambria"/>
          <w:sz w:val="24"/>
          <w:szCs w:val="24"/>
        </w:rPr>
      </w:pPr>
    </w:p>
    <w:p w14:paraId="7CF3ABE2" w14:textId="77777777" w:rsidR="0040123E" w:rsidRDefault="0040123E">
      <w:pPr>
        <w:rPr>
          <w:rFonts w:ascii="Cambria" w:eastAsia="Cambria" w:hAnsi="Cambria" w:cs="Cambria"/>
          <w:sz w:val="24"/>
          <w:szCs w:val="24"/>
        </w:rPr>
      </w:pPr>
    </w:p>
    <w:p w14:paraId="039E025E" w14:textId="77777777" w:rsidR="0040123E" w:rsidRDefault="0040123E">
      <w:pPr>
        <w:rPr>
          <w:rFonts w:ascii="Cambria" w:eastAsia="Cambria" w:hAnsi="Cambria" w:cs="Cambria"/>
          <w:sz w:val="24"/>
          <w:szCs w:val="24"/>
        </w:rPr>
      </w:pPr>
    </w:p>
    <w:p w14:paraId="67682384" w14:textId="77777777" w:rsidR="0040123E" w:rsidRDefault="0040123E">
      <w:pPr>
        <w:rPr>
          <w:rFonts w:ascii="Cambria" w:eastAsia="Cambria" w:hAnsi="Cambria" w:cs="Cambria"/>
          <w:sz w:val="24"/>
          <w:szCs w:val="24"/>
        </w:rPr>
      </w:pPr>
    </w:p>
    <w:p w14:paraId="7E7A8A6C" w14:textId="77777777" w:rsidR="0040123E" w:rsidRDefault="0040123E">
      <w:pPr>
        <w:rPr>
          <w:rFonts w:ascii="Cambria" w:eastAsia="Cambria" w:hAnsi="Cambria" w:cs="Cambria"/>
          <w:sz w:val="24"/>
          <w:szCs w:val="24"/>
        </w:rPr>
      </w:pPr>
    </w:p>
    <w:p w14:paraId="04F830F4" w14:textId="77777777" w:rsidR="0040123E" w:rsidRDefault="0040123E">
      <w:pPr>
        <w:rPr>
          <w:rFonts w:ascii="Cambria" w:eastAsia="Cambria" w:hAnsi="Cambria" w:cs="Cambria"/>
          <w:sz w:val="24"/>
          <w:szCs w:val="24"/>
        </w:rPr>
      </w:pPr>
    </w:p>
    <w:p w14:paraId="44DAD21B" w14:textId="77777777" w:rsidR="00921D62" w:rsidRDefault="00921D62">
      <w:pPr>
        <w:rPr>
          <w:rFonts w:ascii="Cambria" w:eastAsia="Cambria" w:hAnsi="Cambria" w:cs="Cambria"/>
          <w:sz w:val="24"/>
          <w:szCs w:val="24"/>
        </w:rPr>
      </w:pPr>
    </w:p>
    <w:p w14:paraId="1CDCBFF0" w14:textId="457E242C" w:rsidR="005D65B3" w:rsidRDefault="00000000">
      <w:pPr>
        <w:rPr>
          <w:rFonts w:ascii="Cambria" w:eastAsia="Cambria" w:hAnsi="Cambria" w:cs="Cambria"/>
          <w:sz w:val="24"/>
          <w:szCs w:val="24"/>
        </w:rPr>
      </w:pPr>
      <w:r>
        <w:rPr>
          <w:rFonts w:ascii="Cambria" w:eastAsia="Cambria" w:hAnsi="Cambria" w:cs="Cambria"/>
          <w:sz w:val="24"/>
          <w:szCs w:val="24"/>
        </w:rPr>
        <w:t xml:space="preserve">Dated: </w:t>
      </w:r>
      <w:r w:rsidR="007C6780">
        <w:rPr>
          <w:rFonts w:ascii="Cambria" w:eastAsia="Cambria" w:hAnsi="Cambria" w:cs="Cambria"/>
          <w:sz w:val="24"/>
          <w:szCs w:val="24"/>
        </w:rPr>
        <w:t xml:space="preserve"> 30/04/2026</w:t>
      </w:r>
    </w:p>
    <w:p w14:paraId="26BF6C2C" w14:textId="77777777" w:rsidR="00451A4B" w:rsidRDefault="00451A4B">
      <w:pPr>
        <w:jc w:val="center"/>
        <w:rPr>
          <w:rFonts w:ascii="Cambria" w:eastAsia="Cambria" w:hAnsi="Cambria" w:cs="Cambria"/>
          <w:sz w:val="32"/>
          <w:szCs w:val="32"/>
        </w:rPr>
      </w:pPr>
    </w:p>
    <w:p w14:paraId="46367706" w14:textId="77777777" w:rsidR="00451A4B" w:rsidRDefault="00451A4B" w:rsidP="00921D62">
      <w:pPr>
        <w:rPr>
          <w:rFonts w:ascii="Cambria" w:eastAsia="Cambria" w:hAnsi="Cambria" w:cs="Cambria"/>
          <w:sz w:val="32"/>
          <w:szCs w:val="32"/>
        </w:rPr>
      </w:pPr>
    </w:p>
    <w:p w14:paraId="3E8434F1" w14:textId="77777777" w:rsidR="00921D62" w:rsidRDefault="00921D62" w:rsidP="00921D62">
      <w:pPr>
        <w:rPr>
          <w:rFonts w:ascii="Cambria" w:eastAsia="Cambria" w:hAnsi="Cambria" w:cs="Cambria"/>
          <w:sz w:val="32"/>
          <w:szCs w:val="32"/>
        </w:rPr>
      </w:pPr>
    </w:p>
    <w:p w14:paraId="7D455AFC" w14:textId="77777777" w:rsidR="005D65B3" w:rsidRDefault="00000000">
      <w:pPr>
        <w:jc w:val="center"/>
        <w:rPr>
          <w:rFonts w:ascii="Cambria" w:eastAsia="Cambria" w:hAnsi="Cambria" w:cs="Cambria"/>
          <w:sz w:val="32"/>
          <w:szCs w:val="32"/>
        </w:rPr>
      </w:pPr>
      <w:r>
        <w:rPr>
          <w:rFonts w:ascii="Cambria" w:eastAsia="Cambria" w:hAnsi="Cambria" w:cs="Cambria"/>
          <w:sz w:val="32"/>
          <w:szCs w:val="32"/>
        </w:rPr>
        <w:t>Executive Summary</w:t>
      </w:r>
    </w:p>
    <w:p w14:paraId="68C06CFC" w14:textId="77777777" w:rsidR="005D65B3" w:rsidRDefault="005D65B3">
      <w:pPr>
        <w:rPr>
          <w:rFonts w:ascii="Cambria" w:eastAsia="Cambria" w:hAnsi="Cambria" w:cs="Cambria"/>
          <w:sz w:val="32"/>
          <w:szCs w:val="32"/>
        </w:rPr>
      </w:pPr>
    </w:p>
    <w:p w14:paraId="3921DEA2" w14:textId="77777777" w:rsidR="005D65B3" w:rsidRDefault="005D65B3">
      <w:pPr>
        <w:rPr>
          <w:rFonts w:ascii="Cambria" w:eastAsia="Cambria" w:hAnsi="Cambria" w:cs="Cambria"/>
          <w:sz w:val="32"/>
          <w:szCs w:val="32"/>
        </w:rPr>
      </w:pPr>
    </w:p>
    <w:p w14:paraId="6366B395" w14:textId="77777777" w:rsidR="005D65B3" w:rsidRDefault="00000000">
      <w:pPr>
        <w:jc w:val="both"/>
        <w:rPr>
          <w:rFonts w:ascii="Cambria" w:eastAsia="Cambria" w:hAnsi="Cambria" w:cs="Cambria"/>
          <w:sz w:val="24"/>
          <w:szCs w:val="24"/>
        </w:rPr>
      </w:pPr>
      <w:r>
        <w:rPr>
          <w:rFonts w:ascii="Cambria" w:eastAsia="Cambria" w:hAnsi="Cambria" w:cs="Cambria"/>
          <w:sz w:val="24"/>
          <w:szCs w:val="24"/>
        </w:rPr>
        <w:t>Write one paragraph that briefly summarizes the whole project including the research problem, partner organizations and basic findings etc. of the research.</w:t>
      </w:r>
    </w:p>
    <w:p w14:paraId="760446F3" w14:textId="77777777" w:rsidR="005D65B3" w:rsidRDefault="005D65B3">
      <w:pPr>
        <w:jc w:val="both"/>
        <w:rPr>
          <w:rFonts w:ascii="Cambria" w:eastAsia="Cambria" w:hAnsi="Cambria" w:cs="Cambria"/>
          <w:sz w:val="24"/>
          <w:szCs w:val="24"/>
        </w:rPr>
      </w:pPr>
    </w:p>
    <w:p w14:paraId="1D22C0BB" w14:textId="77777777" w:rsidR="005D65B3" w:rsidRDefault="005D65B3">
      <w:pPr>
        <w:jc w:val="both"/>
        <w:rPr>
          <w:rFonts w:ascii="Cambria" w:eastAsia="Cambria" w:hAnsi="Cambria" w:cs="Cambria"/>
          <w:sz w:val="24"/>
          <w:szCs w:val="24"/>
        </w:rPr>
      </w:pPr>
    </w:p>
    <w:p w14:paraId="7180DCAF" w14:textId="1E37C81E" w:rsidR="00F04730" w:rsidRPr="003F63E5" w:rsidRDefault="003F63E5" w:rsidP="003F63E5">
      <w:pPr>
        <w:rPr>
          <w:rFonts w:ascii="Cambria" w:eastAsia="Cambria" w:hAnsi="Cambria" w:cs="Cambria"/>
          <w:sz w:val="24"/>
          <w:szCs w:val="24"/>
        </w:rPr>
      </w:pPr>
      <w:r>
        <w:rPr>
          <w:rFonts w:ascii="Cambria" w:eastAsia="Cambria" w:hAnsi="Cambria" w:cs="Cambria"/>
          <w:sz w:val="24"/>
          <w:szCs w:val="24"/>
        </w:rPr>
        <w:t>Sahulat Card Documentation Aid was motivated by the hygiene and data-relevant issues arose from manual file handling of Sehat Card Program. The project was carried out at Hayatabad Medical Complex, the institute providing health benefits to local public under the Sehat Card Program.</w:t>
      </w:r>
      <w:r w:rsidR="00812C8B">
        <w:rPr>
          <w:rFonts w:ascii="Cambria" w:eastAsia="Cambria" w:hAnsi="Cambria" w:cs="Cambria"/>
          <w:sz w:val="24"/>
          <w:szCs w:val="24"/>
        </w:rPr>
        <w:t xml:space="preserve"> The project involved digitization of physical patient-files to reduce the problems mentioned above. Outcomes of the project were 700+ files digitization by the group members assigned this project who were students of FAST-NUCES Peshawar campus. The project also had a huge impact on the soft and hard skills of the students who carried out this project. Such projects are important for university students to gain real-world experience and to play their role as responsible citizens for the welfare of community. </w:t>
      </w:r>
    </w:p>
    <w:p w14:paraId="2D260FBD" w14:textId="77777777" w:rsidR="00F04730" w:rsidRDefault="00F04730">
      <w:pPr>
        <w:jc w:val="center"/>
        <w:rPr>
          <w:rFonts w:ascii="Cambria" w:eastAsia="Cambria" w:hAnsi="Cambria" w:cs="Cambria"/>
          <w:sz w:val="32"/>
          <w:szCs w:val="32"/>
        </w:rPr>
      </w:pPr>
    </w:p>
    <w:p w14:paraId="4E1F7662" w14:textId="77777777" w:rsidR="00F04730" w:rsidRDefault="00F04730">
      <w:pPr>
        <w:jc w:val="center"/>
        <w:rPr>
          <w:rFonts w:ascii="Cambria" w:eastAsia="Cambria" w:hAnsi="Cambria" w:cs="Cambria"/>
          <w:sz w:val="32"/>
          <w:szCs w:val="32"/>
        </w:rPr>
      </w:pPr>
    </w:p>
    <w:p w14:paraId="284E48CE" w14:textId="77777777" w:rsidR="00F04730" w:rsidRDefault="00F04730">
      <w:pPr>
        <w:jc w:val="center"/>
        <w:rPr>
          <w:rFonts w:ascii="Cambria" w:eastAsia="Cambria" w:hAnsi="Cambria" w:cs="Cambria"/>
          <w:sz w:val="32"/>
          <w:szCs w:val="32"/>
        </w:rPr>
      </w:pPr>
    </w:p>
    <w:p w14:paraId="1FE01F8E" w14:textId="77777777" w:rsidR="00F04730" w:rsidRDefault="00F04730">
      <w:pPr>
        <w:jc w:val="center"/>
        <w:rPr>
          <w:rFonts w:ascii="Cambria" w:eastAsia="Cambria" w:hAnsi="Cambria" w:cs="Cambria"/>
          <w:sz w:val="32"/>
          <w:szCs w:val="32"/>
        </w:rPr>
      </w:pPr>
    </w:p>
    <w:p w14:paraId="2564455C" w14:textId="77777777" w:rsidR="00F04730" w:rsidRDefault="00F04730">
      <w:pPr>
        <w:jc w:val="center"/>
        <w:rPr>
          <w:rFonts w:ascii="Cambria" w:eastAsia="Cambria" w:hAnsi="Cambria" w:cs="Cambria"/>
          <w:sz w:val="32"/>
          <w:szCs w:val="32"/>
        </w:rPr>
      </w:pPr>
    </w:p>
    <w:p w14:paraId="41FDE9EA" w14:textId="77777777" w:rsidR="00F04730" w:rsidRDefault="00F04730">
      <w:pPr>
        <w:jc w:val="center"/>
        <w:rPr>
          <w:rFonts w:ascii="Cambria" w:eastAsia="Cambria" w:hAnsi="Cambria" w:cs="Cambria"/>
          <w:sz w:val="32"/>
          <w:szCs w:val="32"/>
        </w:rPr>
      </w:pPr>
    </w:p>
    <w:p w14:paraId="33819737" w14:textId="77777777" w:rsidR="00F04730" w:rsidRDefault="00F04730">
      <w:pPr>
        <w:jc w:val="center"/>
        <w:rPr>
          <w:rFonts w:ascii="Cambria" w:eastAsia="Cambria" w:hAnsi="Cambria" w:cs="Cambria"/>
          <w:sz w:val="32"/>
          <w:szCs w:val="32"/>
        </w:rPr>
      </w:pPr>
    </w:p>
    <w:p w14:paraId="55E25D58" w14:textId="77777777" w:rsidR="00F04730" w:rsidRDefault="00F04730">
      <w:pPr>
        <w:jc w:val="center"/>
        <w:rPr>
          <w:rFonts w:ascii="Cambria" w:eastAsia="Cambria" w:hAnsi="Cambria" w:cs="Cambria"/>
          <w:sz w:val="32"/>
          <w:szCs w:val="32"/>
        </w:rPr>
      </w:pPr>
    </w:p>
    <w:p w14:paraId="4371C8D1" w14:textId="77777777" w:rsidR="00F04730" w:rsidRDefault="00F04730">
      <w:pPr>
        <w:jc w:val="center"/>
        <w:rPr>
          <w:rFonts w:ascii="Cambria" w:eastAsia="Cambria" w:hAnsi="Cambria" w:cs="Cambria"/>
          <w:sz w:val="32"/>
          <w:szCs w:val="32"/>
        </w:rPr>
      </w:pPr>
    </w:p>
    <w:p w14:paraId="35A1575C" w14:textId="77777777" w:rsidR="00F04730" w:rsidRDefault="00F04730">
      <w:pPr>
        <w:jc w:val="center"/>
        <w:rPr>
          <w:rFonts w:ascii="Cambria" w:eastAsia="Cambria" w:hAnsi="Cambria" w:cs="Cambria"/>
          <w:sz w:val="32"/>
          <w:szCs w:val="32"/>
        </w:rPr>
      </w:pPr>
    </w:p>
    <w:p w14:paraId="075A7EFC" w14:textId="77777777" w:rsidR="00F04730" w:rsidRDefault="00F04730">
      <w:pPr>
        <w:jc w:val="center"/>
        <w:rPr>
          <w:rFonts w:ascii="Cambria" w:eastAsia="Cambria" w:hAnsi="Cambria" w:cs="Cambria"/>
          <w:sz w:val="32"/>
          <w:szCs w:val="32"/>
        </w:rPr>
      </w:pPr>
    </w:p>
    <w:p w14:paraId="116A9D7E" w14:textId="77777777" w:rsidR="00F04730" w:rsidRDefault="00F04730">
      <w:pPr>
        <w:jc w:val="center"/>
        <w:rPr>
          <w:rFonts w:ascii="Cambria" w:eastAsia="Cambria" w:hAnsi="Cambria" w:cs="Cambria"/>
          <w:sz w:val="32"/>
          <w:szCs w:val="32"/>
        </w:rPr>
      </w:pPr>
    </w:p>
    <w:p w14:paraId="2C6B41FE" w14:textId="77777777" w:rsidR="00F04730" w:rsidRDefault="00F04730">
      <w:pPr>
        <w:jc w:val="center"/>
        <w:rPr>
          <w:rFonts w:ascii="Cambria" w:eastAsia="Cambria" w:hAnsi="Cambria" w:cs="Cambria"/>
          <w:sz w:val="32"/>
          <w:szCs w:val="32"/>
        </w:rPr>
      </w:pPr>
    </w:p>
    <w:p w14:paraId="1529A721" w14:textId="77777777" w:rsidR="00F04730" w:rsidRDefault="00F04730">
      <w:pPr>
        <w:jc w:val="center"/>
        <w:rPr>
          <w:rFonts w:ascii="Cambria" w:eastAsia="Cambria" w:hAnsi="Cambria" w:cs="Cambria"/>
          <w:sz w:val="32"/>
          <w:szCs w:val="32"/>
        </w:rPr>
      </w:pPr>
    </w:p>
    <w:p w14:paraId="089F98E7" w14:textId="77777777" w:rsidR="00F04730" w:rsidRDefault="00F04730">
      <w:pPr>
        <w:jc w:val="center"/>
        <w:rPr>
          <w:rFonts w:ascii="Cambria" w:eastAsia="Cambria" w:hAnsi="Cambria" w:cs="Cambria"/>
          <w:sz w:val="32"/>
          <w:szCs w:val="32"/>
        </w:rPr>
      </w:pPr>
    </w:p>
    <w:p w14:paraId="024034B6" w14:textId="77777777" w:rsidR="00F04730" w:rsidRDefault="00F04730">
      <w:pPr>
        <w:jc w:val="center"/>
        <w:rPr>
          <w:rFonts w:ascii="Cambria" w:eastAsia="Cambria" w:hAnsi="Cambria" w:cs="Cambria"/>
          <w:sz w:val="32"/>
          <w:szCs w:val="32"/>
        </w:rPr>
      </w:pPr>
    </w:p>
    <w:p w14:paraId="5F23D99D" w14:textId="77777777" w:rsidR="00F04730" w:rsidRDefault="00F04730">
      <w:pPr>
        <w:jc w:val="center"/>
        <w:rPr>
          <w:rFonts w:ascii="Cambria" w:eastAsia="Cambria" w:hAnsi="Cambria" w:cs="Cambria"/>
          <w:sz w:val="32"/>
          <w:szCs w:val="32"/>
        </w:rPr>
      </w:pPr>
    </w:p>
    <w:p w14:paraId="731BB4B6" w14:textId="77777777" w:rsidR="00F04730" w:rsidRDefault="00F04730">
      <w:pPr>
        <w:jc w:val="center"/>
        <w:rPr>
          <w:rFonts w:ascii="Cambria" w:eastAsia="Cambria" w:hAnsi="Cambria" w:cs="Cambria"/>
          <w:sz w:val="32"/>
          <w:szCs w:val="32"/>
        </w:rPr>
      </w:pPr>
    </w:p>
    <w:p w14:paraId="11DFF344" w14:textId="77777777" w:rsidR="00F04730" w:rsidRDefault="00F04730">
      <w:pPr>
        <w:jc w:val="center"/>
        <w:rPr>
          <w:rFonts w:ascii="Cambria" w:eastAsia="Cambria" w:hAnsi="Cambria" w:cs="Cambria"/>
          <w:sz w:val="32"/>
          <w:szCs w:val="32"/>
        </w:rPr>
      </w:pPr>
    </w:p>
    <w:p w14:paraId="05B86708" w14:textId="77777777" w:rsidR="00F04730" w:rsidRDefault="00F04730">
      <w:pPr>
        <w:jc w:val="center"/>
        <w:rPr>
          <w:rFonts w:ascii="Cambria" w:eastAsia="Cambria" w:hAnsi="Cambria" w:cs="Cambria"/>
          <w:sz w:val="32"/>
          <w:szCs w:val="32"/>
        </w:rPr>
      </w:pPr>
    </w:p>
    <w:p w14:paraId="7A7ECA01" w14:textId="77777777" w:rsidR="00F04730" w:rsidRDefault="00F04730">
      <w:pPr>
        <w:jc w:val="center"/>
        <w:rPr>
          <w:rFonts w:ascii="Cambria" w:eastAsia="Cambria" w:hAnsi="Cambria" w:cs="Cambria"/>
          <w:sz w:val="32"/>
          <w:szCs w:val="32"/>
        </w:rPr>
      </w:pPr>
    </w:p>
    <w:p w14:paraId="5E08B95B" w14:textId="77777777" w:rsidR="00F04730" w:rsidRDefault="00F04730">
      <w:pPr>
        <w:jc w:val="center"/>
        <w:rPr>
          <w:rFonts w:ascii="Cambria" w:eastAsia="Cambria" w:hAnsi="Cambria" w:cs="Cambria"/>
          <w:sz w:val="32"/>
          <w:szCs w:val="32"/>
        </w:rPr>
      </w:pPr>
    </w:p>
    <w:p w14:paraId="2E76984C" w14:textId="77777777" w:rsidR="00F04730" w:rsidRDefault="00F04730">
      <w:pPr>
        <w:jc w:val="center"/>
        <w:rPr>
          <w:rFonts w:ascii="Cambria" w:eastAsia="Cambria" w:hAnsi="Cambria" w:cs="Cambria"/>
          <w:sz w:val="32"/>
          <w:szCs w:val="32"/>
        </w:rPr>
      </w:pPr>
    </w:p>
    <w:p w14:paraId="7BA061D8" w14:textId="77777777" w:rsidR="00F04730" w:rsidRDefault="00F04730">
      <w:pPr>
        <w:jc w:val="center"/>
        <w:rPr>
          <w:rFonts w:ascii="Cambria" w:eastAsia="Cambria" w:hAnsi="Cambria" w:cs="Cambria"/>
          <w:sz w:val="32"/>
          <w:szCs w:val="32"/>
        </w:rPr>
      </w:pPr>
    </w:p>
    <w:p w14:paraId="0EB46082" w14:textId="77777777" w:rsidR="00F04730" w:rsidRDefault="00F04730">
      <w:pPr>
        <w:jc w:val="center"/>
        <w:rPr>
          <w:rFonts w:ascii="Cambria" w:eastAsia="Cambria" w:hAnsi="Cambria" w:cs="Cambria"/>
          <w:sz w:val="32"/>
          <w:szCs w:val="32"/>
        </w:rPr>
      </w:pPr>
    </w:p>
    <w:p w14:paraId="16875A66" w14:textId="77777777" w:rsidR="00F04730" w:rsidRDefault="00F04730">
      <w:pPr>
        <w:jc w:val="center"/>
        <w:rPr>
          <w:rFonts w:ascii="Cambria" w:eastAsia="Cambria" w:hAnsi="Cambria" w:cs="Cambria"/>
          <w:sz w:val="32"/>
          <w:szCs w:val="32"/>
        </w:rPr>
      </w:pPr>
    </w:p>
    <w:p w14:paraId="5EAAD1BE" w14:textId="77777777" w:rsidR="00F04730" w:rsidRDefault="00F04730">
      <w:pPr>
        <w:jc w:val="center"/>
        <w:rPr>
          <w:rFonts w:ascii="Cambria" w:eastAsia="Cambria" w:hAnsi="Cambria" w:cs="Cambria"/>
          <w:sz w:val="32"/>
          <w:szCs w:val="32"/>
        </w:rPr>
      </w:pPr>
    </w:p>
    <w:p w14:paraId="7BD8E6AB" w14:textId="77777777" w:rsidR="00F04730" w:rsidRDefault="00F04730">
      <w:pPr>
        <w:jc w:val="center"/>
        <w:rPr>
          <w:rFonts w:ascii="Cambria" w:eastAsia="Cambria" w:hAnsi="Cambria" w:cs="Cambria"/>
          <w:sz w:val="32"/>
          <w:szCs w:val="32"/>
        </w:rPr>
      </w:pPr>
    </w:p>
    <w:p w14:paraId="55FCC93B" w14:textId="77777777" w:rsidR="00F04730" w:rsidRDefault="00F04730">
      <w:pPr>
        <w:jc w:val="center"/>
        <w:rPr>
          <w:ins w:id="23" w:author="Muhammad Awais" w:date="2026-04-28T13:22:00Z"/>
          <w:rFonts w:ascii="Cambria" w:eastAsia="Cambria" w:hAnsi="Cambria" w:cs="Cambria"/>
          <w:sz w:val="32"/>
          <w:szCs w:val="32"/>
        </w:rPr>
      </w:pPr>
    </w:p>
    <w:p w14:paraId="3563E361" w14:textId="77777777" w:rsidR="00BA1B16" w:rsidRDefault="00BA1B16">
      <w:pPr>
        <w:jc w:val="center"/>
        <w:rPr>
          <w:rFonts w:ascii="Cambria" w:eastAsia="Cambria" w:hAnsi="Cambria" w:cs="Cambria"/>
          <w:sz w:val="32"/>
          <w:szCs w:val="32"/>
        </w:rPr>
      </w:pPr>
    </w:p>
    <w:p w14:paraId="2B042765" w14:textId="77777777" w:rsidR="005D65B3" w:rsidRDefault="00000000">
      <w:pPr>
        <w:jc w:val="center"/>
        <w:rPr>
          <w:rFonts w:ascii="Cambria" w:eastAsia="Cambria" w:hAnsi="Cambria" w:cs="Cambria"/>
          <w:sz w:val="32"/>
          <w:szCs w:val="32"/>
        </w:rPr>
      </w:pPr>
      <w:r>
        <w:rPr>
          <w:rFonts w:ascii="Cambria" w:eastAsia="Cambria" w:hAnsi="Cambria" w:cs="Cambria"/>
          <w:sz w:val="32"/>
          <w:szCs w:val="32"/>
        </w:rPr>
        <w:t>Acknowledgements</w:t>
      </w:r>
    </w:p>
    <w:p w14:paraId="59680D01" w14:textId="77777777" w:rsidR="005D65B3" w:rsidRDefault="005D65B3">
      <w:pPr>
        <w:rPr>
          <w:rFonts w:ascii="Cambria" w:eastAsia="Cambria" w:hAnsi="Cambria" w:cs="Cambria"/>
          <w:sz w:val="32"/>
          <w:szCs w:val="32"/>
        </w:rPr>
      </w:pPr>
    </w:p>
    <w:p w14:paraId="07C7CBDD" w14:textId="77777777" w:rsidR="005D65B3" w:rsidRDefault="005D65B3">
      <w:pPr>
        <w:rPr>
          <w:rFonts w:ascii="Cambria" w:eastAsia="Cambria" w:hAnsi="Cambria" w:cs="Cambria"/>
          <w:sz w:val="32"/>
          <w:szCs w:val="32"/>
        </w:rPr>
      </w:pPr>
    </w:p>
    <w:p w14:paraId="16E4915D" w14:textId="77777777" w:rsidR="005D65B3" w:rsidRDefault="00000000">
      <w:pPr>
        <w:jc w:val="both"/>
        <w:rPr>
          <w:rFonts w:ascii="Cambria" w:eastAsia="Cambria" w:hAnsi="Cambria" w:cs="Cambria"/>
          <w:sz w:val="24"/>
          <w:szCs w:val="24"/>
        </w:rPr>
      </w:pPr>
      <w:r>
        <w:rPr>
          <w:rFonts w:ascii="Cambria" w:eastAsia="Cambria" w:hAnsi="Cambria" w:cs="Cambria"/>
          <w:sz w:val="24"/>
          <w:szCs w:val="24"/>
        </w:rPr>
        <w:t>Any person or organization whose help you would like to acknowledge.</w:t>
      </w:r>
    </w:p>
    <w:p w14:paraId="59A9597A" w14:textId="77777777" w:rsidR="005D65B3" w:rsidRDefault="005D65B3">
      <w:pPr>
        <w:jc w:val="both"/>
        <w:rPr>
          <w:rFonts w:ascii="Cambria" w:eastAsia="Cambria" w:hAnsi="Cambria" w:cs="Cambria"/>
          <w:sz w:val="24"/>
          <w:szCs w:val="24"/>
        </w:rPr>
      </w:pPr>
    </w:p>
    <w:p w14:paraId="33C7D4EE" w14:textId="759FCAD4" w:rsidR="00F04730" w:rsidRPr="00FC376A" w:rsidRDefault="00FC376A" w:rsidP="00FC376A">
      <w:pPr>
        <w:rPr>
          <w:rFonts w:ascii="Cambria" w:eastAsia="Cambria" w:hAnsi="Cambria" w:cs="Cambria"/>
          <w:sz w:val="24"/>
          <w:szCs w:val="24"/>
        </w:rPr>
      </w:pPr>
      <w:r>
        <w:rPr>
          <w:rFonts w:ascii="Cambria" w:eastAsia="Cambria" w:hAnsi="Cambria" w:cs="Cambria"/>
          <w:sz w:val="24"/>
          <w:szCs w:val="24"/>
        </w:rPr>
        <w:t xml:space="preserve">Special thanks to our fellow group which also carried out its project at HMC alongside us for their cooperation and </w:t>
      </w:r>
      <w:r w:rsidR="008E070A">
        <w:rPr>
          <w:rFonts w:ascii="Cambria" w:eastAsia="Cambria" w:hAnsi="Cambria" w:cs="Cambria"/>
          <w:sz w:val="24"/>
          <w:szCs w:val="24"/>
        </w:rPr>
        <w:t>helping us out in tight spots. Special thanks to Miss Areeba Sohail (25P-0056) for generous efforts in our negotiations with HMC Hiring Department which made it possible for us to carry our project out at HMC in the first place. We deeply applause the efforts of Mr. Muhammad Hasnain Qadri (25P-3015) for his generous efforts to cooperate with us during our whole project at HMC. Special thanks to HR Department of HMC which allowed us to carry our project out at HMC by remitting the individual charges entitled as internship charges (PKR 1000/month). Thanks to our supervisor Mr. Fazal Azeem, Head of IT Department HMC who not only supervised our whole project but also provided us with a proper workspace, resources and basic utilities such as Hand-Sanitizer throughout the project. Special thanks to the employes &amp; internees of IT Department at HMC who worked alongside us and helped us debug the problems we faced. Lastly, we deeply admire the efforts and cooperation of our course instructor Miss Rabia Zia, Lecturer</w:t>
      </w:r>
      <w:r w:rsidR="00DA783B">
        <w:rPr>
          <w:rFonts w:ascii="Cambria" w:eastAsia="Cambria" w:hAnsi="Cambria" w:cs="Cambria"/>
          <w:sz w:val="24"/>
          <w:szCs w:val="24"/>
        </w:rPr>
        <w:t xml:space="preserve">. </w:t>
      </w:r>
      <w:r w:rsidR="008E070A" w:rsidRPr="008E070A">
        <w:rPr>
          <w:rFonts w:ascii="Cambria" w:eastAsia="Cambria" w:hAnsi="Cambria" w:cs="Cambria"/>
          <w:sz w:val="24"/>
          <w:szCs w:val="24"/>
        </w:rPr>
        <w:t xml:space="preserve">Department of Science and </w:t>
      </w:r>
      <w:proofErr w:type="gramStart"/>
      <w:r w:rsidR="008E070A" w:rsidRPr="008E070A">
        <w:rPr>
          <w:rFonts w:ascii="Cambria" w:eastAsia="Cambria" w:hAnsi="Cambria" w:cs="Cambria"/>
          <w:sz w:val="24"/>
          <w:szCs w:val="24"/>
        </w:rPr>
        <w:t>Humanities</w:t>
      </w:r>
      <w:r w:rsidR="00DA783B">
        <w:rPr>
          <w:rFonts w:ascii="Cambria" w:eastAsia="Cambria" w:hAnsi="Cambria" w:cs="Cambria"/>
          <w:sz w:val="24"/>
          <w:szCs w:val="24"/>
        </w:rPr>
        <w:t>,  throughout</w:t>
      </w:r>
      <w:proofErr w:type="gramEnd"/>
      <w:r w:rsidR="00DA783B">
        <w:rPr>
          <w:rFonts w:ascii="Cambria" w:eastAsia="Cambria" w:hAnsi="Cambria" w:cs="Cambria"/>
          <w:sz w:val="24"/>
          <w:szCs w:val="24"/>
        </w:rPr>
        <w:t xml:space="preserve"> our project. </w:t>
      </w:r>
    </w:p>
    <w:p w14:paraId="082D4101" w14:textId="77777777" w:rsidR="00F04730" w:rsidRDefault="00F04730">
      <w:pPr>
        <w:jc w:val="center"/>
        <w:rPr>
          <w:rFonts w:ascii="Cambria" w:eastAsia="Cambria" w:hAnsi="Cambria" w:cs="Cambria"/>
          <w:sz w:val="32"/>
          <w:szCs w:val="32"/>
        </w:rPr>
      </w:pPr>
    </w:p>
    <w:p w14:paraId="2CB7EF14" w14:textId="77777777" w:rsidR="00F04730" w:rsidRDefault="00F04730">
      <w:pPr>
        <w:jc w:val="center"/>
        <w:rPr>
          <w:rFonts w:ascii="Cambria" w:eastAsia="Cambria" w:hAnsi="Cambria" w:cs="Cambria"/>
          <w:sz w:val="32"/>
          <w:szCs w:val="32"/>
        </w:rPr>
      </w:pPr>
    </w:p>
    <w:p w14:paraId="7FDB5C86" w14:textId="77777777" w:rsidR="00F04730" w:rsidRDefault="00F04730">
      <w:pPr>
        <w:jc w:val="center"/>
        <w:rPr>
          <w:rFonts w:ascii="Cambria" w:eastAsia="Cambria" w:hAnsi="Cambria" w:cs="Cambria"/>
          <w:sz w:val="32"/>
          <w:szCs w:val="32"/>
        </w:rPr>
      </w:pPr>
    </w:p>
    <w:p w14:paraId="59E4C954" w14:textId="77777777" w:rsidR="00F04730" w:rsidRDefault="00F04730">
      <w:pPr>
        <w:jc w:val="center"/>
        <w:rPr>
          <w:rFonts w:ascii="Cambria" w:eastAsia="Cambria" w:hAnsi="Cambria" w:cs="Cambria"/>
          <w:sz w:val="32"/>
          <w:szCs w:val="32"/>
        </w:rPr>
      </w:pPr>
    </w:p>
    <w:p w14:paraId="2D441E23" w14:textId="77777777" w:rsidR="00F04730" w:rsidRDefault="00F04730">
      <w:pPr>
        <w:jc w:val="center"/>
        <w:rPr>
          <w:rFonts w:ascii="Cambria" w:eastAsia="Cambria" w:hAnsi="Cambria" w:cs="Cambria"/>
          <w:sz w:val="32"/>
          <w:szCs w:val="32"/>
        </w:rPr>
      </w:pPr>
    </w:p>
    <w:p w14:paraId="56BB4132" w14:textId="77777777" w:rsidR="00F04730" w:rsidRDefault="00F04730">
      <w:pPr>
        <w:jc w:val="center"/>
        <w:rPr>
          <w:rFonts w:ascii="Cambria" w:eastAsia="Cambria" w:hAnsi="Cambria" w:cs="Cambria"/>
          <w:sz w:val="32"/>
          <w:szCs w:val="32"/>
        </w:rPr>
      </w:pPr>
    </w:p>
    <w:p w14:paraId="50F67155" w14:textId="77777777" w:rsidR="00F04730" w:rsidRDefault="00F04730">
      <w:pPr>
        <w:jc w:val="center"/>
        <w:rPr>
          <w:rFonts w:ascii="Cambria" w:eastAsia="Cambria" w:hAnsi="Cambria" w:cs="Cambria"/>
          <w:sz w:val="32"/>
          <w:szCs w:val="32"/>
        </w:rPr>
      </w:pPr>
    </w:p>
    <w:p w14:paraId="11B1FADF" w14:textId="77777777" w:rsidR="00F04730" w:rsidRDefault="00F04730">
      <w:pPr>
        <w:jc w:val="center"/>
        <w:rPr>
          <w:rFonts w:ascii="Cambria" w:eastAsia="Cambria" w:hAnsi="Cambria" w:cs="Cambria"/>
          <w:sz w:val="32"/>
          <w:szCs w:val="32"/>
        </w:rPr>
      </w:pPr>
    </w:p>
    <w:p w14:paraId="263BBF36" w14:textId="77777777" w:rsidR="00F04730" w:rsidRDefault="00F04730">
      <w:pPr>
        <w:jc w:val="center"/>
        <w:rPr>
          <w:rFonts w:ascii="Cambria" w:eastAsia="Cambria" w:hAnsi="Cambria" w:cs="Cambria"/>
          <w:sz w:val="32"/>
          <w:szCs w:val="32"/>
        </w:rPr>
      </w:pPr>
    </w:p>
    <w:p w14:paraId="2AAED4C1" w14:textId="77777777" w:rsidR="00F04730" w:rsidRDefault="00F04730">
      <w:pPr>
        <w:jc w:val="center"/>
        <w:rPr>
          <w:rFonts w:ascii="Cambria" w:eastAsia="Cambria" w:hAnsi="Cambria" w:cs="Cambria"/>
          <w:sz w:val="32"/>
          <w:szCs w:val="32"/>
        </w:rPr>
      </w:pPr>
    </w:p>
    <w:p w14:paraId="6A7C1451" w14:textId="77777777" w:rsidR="00F04730" w:rsidRDefault="00F04730">
      <w:pPr>
        <w:jc w:val="center"/>
        <w:rPr>
          <w:rFonts w:ascii="Cambria" w:eastAsia="Cambria" w:hAnsi="Cambria" w:cs="Cambria"/>
          <w:sz w:val="32"/>
          <w:szCs w:val="32"/>
        </w:rPr>
      </w:pPr>
    </w:p>
    <w:p w14:paraId="4D0AC6CD" w14:textId="77777777" w:rsidR="00F04730" w:rsidRDefault="00F04730">
      <w:pPr>
        <w:jc w:val="center"/>
        <w:rPr>
          <w:rFonts w:ascii="Cambria" w:eastAsia="Cambria" w:hAnsi="Cambria" w:cs="Cambria"/>
          <w:sz w:val="32"/>
          <w:szCs w:val="32"/>
        </w:rPr>
      </w:pPr>
    </w:p>
    <w:p w14:paraId="208F2875" w14:textId="77777777" w:rsidR="00F04730" w:rsidRDefault="00F04730">
      <w:pPr>
        <w:jc w:val="center"/>
        <w:rPr>
          <w:rFonts w:ascii="Cambria" w:eastAsia="Cambria" w:hAnsi="Cambria" w:cs="Cambria"/>
          <w:sz w:val="32"/>
          <w:szCs w:val="32"/>
        </w:rPr>
      </w:pPr>
    </w:p>
    <w:p w14:paraId="0BF7F92F" w14:textId="77777777" w:rsidR="00F04730" w:rsidRDefault="00F04730">
      <w:pPr>
        <w:jc w:val="center"/>
        <w:rPr>
          <w:rFonts w:ascii="Cambria" w:eastAsia="Cambria" w:hAnsi="Cambria" w:cs="Cambria"/>
          <w:sz w:val="32"/>
          <w:szCs w:val="32"/>
        </w:rPr>
      </w:pPr>
    </w:p>
    <w:p w14:paraId="21AFDB60" w14:textId="77777777" w:rsidR="00F04730" w:rsidRDefault="00F04730">
      <w:pPr>
        <w:jc w:val="center"/>
        <w:rPr>
          <w:rFonts w:ascii="Cambria" w:eastAsia="Cambria" w:hAnsi="Cambria" w:cs="Cambria"/>
          <w:sz w:val="32"/>
          <w:szCs w:val="32"/>
        </w:rPr>
      </w:pPr>
    </w:p>
    <w:p w14:paraId="29A05535" w14:textId="77777777" w:rsidR="00F04730" w:rsidRDefault="00F04730">
      <w:pPr>
        <w:jc w:val="center"/>
        <w:rPr>
          <w:rFonts w:ascii="Cambria" w:eastAsia="Cambria" w:hAnsi="Cambria" w:cs="Cambria"/>
          <w:sz w:val="32"/>
          <w:szCs w:val="32"/>
        </w:rPr>
      </w:pPr>
    </w:p>
    <w:p w14:paraId="0035E877" w14:textId="77777777" w:rsidR="00F04730" w:rsidRDefault="00F04730">
      <w:pPr>
        <w:jc w:val="center"/>
        <w:rPr>
          <w:rFonts w:ascii="Cambria" w:eastAsia="Cambria" w:hAnsi="Cambria" w:cs="Cambria"/>
          <w:sz w:val="32"/>
          <w:szCs w:val="32"/>
        </w:rPr>
      </w:pPr>
    </w:p>
    <w:p w14:paraId="0A5B54D4" w14:textId="77777777" w:rsidR="00F04730" w:rsidRDefault="00F04730">
      <w:pPr>
        <w:jc w:val="center"/>
        <w:rPr>
          <w:rFonts w:ascii="Cambria" w:eastAsia="Cambria" w:hAnsi="Cambria" w:cs="Cambria"/>
          <w:sz w:val="32"/>
          <w:szCs w:val="32"/>
        </w:rPr>
      </w:pPr>
    </w:p>
    <w:p w14:paraId="518D9FE4" w14:textId="77777777" w:rsidR="00F04730" w:rsidRDefault="00F04730">
      <w:pPr>
        <w:jc w:val="center"/>
        <w:rPr>
          <w:rFonts w:ascii="Cambria" w:eastAsia="Cambria" w:hAnsi="Cambria" w:cs="Cambria"/>
          <w:sz w:val="32"/>
          <w:szCs w:val="32"/>
        </w:rPr>
      </w:pPr>
    </w:p>
    <w:p w14:paraId="2F8A3947" w14:textId="77777777" w:rsidR="0040123E" w:rsidDel="00B70BAA" w:rsidRDefault="0040123E">
      <w:pPr>
        <w:rPr>
          <w:del w:id="24" w:author="Muhammad Awais" w:date="2026-04-28T13:22:00Z"/>
          <w:rFonts w:ascii="Cambria" w:eastAsia="Cambria" w:hAnsi="Cambria" w:cs="Cambria"/>
          <w:sz w:val="32"/>
          <w:szCs w:val="32"/>
        </w:rPr>
      </w:pPr>
    </w:p>
    <w:p w14:paraId="4956586E" w14:textId="77777777" w:rsidR="00F04730" w:rsidRDefault="00F04730">
      <w:pPr>
        <w:rPr>
          <w:rFonts w:ascii="Cambria" w:eastAsia="Cambria" w:hAnsi="Cambria" w:cs="Cambria"/>
          <w:sz w:val="32"/>
          <w:szCs w:val="32"/>
        </w:rPr>
        <w:pPrChange w:id="25" w:author="Muhammad Awais" w:date="2026-04-28T13:22:00Z">
          <w:pPr>
            <w:jc w:val="center"/>
          </w:pPr>
        </w:pPrChange>
      </w:pPr>
    </w:p>
    <w:p w14:paraId="22089B23" w14:textId="77777777" w:rsidR="005D65B3" w:rsidDel="00EB572E" w:rsidRDefault="00000000" w:rsidP="00EB572E">
      <w:pPr>
        <w:jc w:val="center"/>
        <w:rPr>
          <w:del w:id="26" w:author="Muhammad Awais" w:date="2026-05-01T19:25:00Z"/>
          <w:rFonts w:ascii="Cambria" w:eastAsia="Cambria" w:hAnsi="Cambria" w:cs="Cambria"/>
          <w:sz w:val="32"/>
          <w:szCs w:val="32"/>
        </w:rPr>
      </w:pPr>
      <w:r>
        <w:rPr>
          <w:rFonts w:ascii="Cambria" w:eastAsia="Cambria" w:hAnsi="Cambria" w:cs="Cambria"/>
          <w:sz w:val="32"/>
          <w:szCs w:val="32"/>
        </w:rPr>
        <w:lastRenderedPageBreak/>
        <w:t>Table of Contents</w:t>
      </w:r>
    </w:p>
    <w:p w14:paraId="3F345BB7" w14:textId="77777777" w:rsidR="005D65B3" w:rsidDel="00EB572E" w:rsidRDefault="005D65B3">
      <w:pPr>
        <w:rPr>
          <w:del w:id="27" w:author="Muhammad Awais" w:date="2026-05-01T19:25:00Z"/>
          <w:rFonts w:ascii="Cambria" w:eastAsia="Cambria" w:hAnsi="Cambria" w:cs="Cambria"/>
          <w:sz w:val="32"/>
          <w:szCs w:val="32"/>
        </w:rPr>
      </w:pPr>
    </w:p>
    <w:p w14:paraId="7C0AB155" w14:textId="77777777" w:rsidR="005D65B3" w:rsidRDefault="005D65B3" w:rsidP="00EB572E">
      <w:pPr>
        <w:jc w:val="center"/>
        <w:rPr>
          <w:rFonts w:ascii="Cambria" w:eastAsia="Cambria" w:hAnsi="Cambria" w:cs="Cambria"/>
          <w:sz w:val="24"/>
          <w:szCs w:val="24"/>
        </w:rPr>
        <w:pPrChange w:id="28" w:author="Muhammad Awais" w:date="2026-05-01T19:25:00Z">
          <w:pPr>
            <w:jc w:val="both"/>
          </w:pPr>
        </w:pPrChange>
      </w:pPr>
    </w:p>
    <w:p w14:paraId="4AD2C78B" w14:textId="77777777" w:rsidR="00F04730" w:rsidRDefault="00F04730">
      <w:pPr>
        <w:jc w:val="both"/>
        <w:rPr>
          <w:rFonts w:ascii="Cambria" w:eastAsia="Cambria" w:hAnsi="Cambria" w:cs="Cambria"/>
          <w:sz w:val="24"/>
          <w:szCs w:val="24"/>
        </w:rPr>
      </w:pPr>
    </w:p>
    <w:p w14:paraId="498241B6" w14:textId="77777777" w:rsidR="00F04730" w:rsidRDefault="00F04730">
      <w:pPr>
        <w:jc w:val="both"/>
        <w:rPr>
          <w:rFonts w:ascii="Cambria" w:eastAsia="Cambria" w:hAnsi="Cambria" w:cs="Cambria"/>
          <w:sz w:val="24"/>
          <w:szCs w:val="24"/>
        </w:rPr>
      </w:pPr>
    </w:p>
    <w:p w14:paraId="4C36A4F8" w14:textId="77777777" w:rsidR="00F04730" w:rsidRDefault="00F04730">
      <w:pPr>
        <w:jc w:val="both"/>
        <w:rPr>
          <w:rFonts w:ascii="Cambria" w:eastAsia="Cambria" w:hAnsi="Cambria" w:cs="Cambria"/>
          <w:sz w:val="24"/>
          <w:szCs w:val="24"/>
        </w:rPr>
      </w:pPr>
    </w:p>
    <w:customXmlInsRangeStart w:id="29" w:author="Muhammad Awais" w:date="2026-05-01T19:25:00Z"/>
    <w:sdt>
      <w:sdtPr>
        <w:rPr>
          <w:b/>
          <w:bCs/>
          <w:sz w:val="24"/>
          <w:szCs w:val="24"/>
          <w:rPrChange w:id="30" w:author="Muhammad Awais" w:date="2026-05-01T19:25:00Z">
            <w:rPr/>
          </w:rPrChange>
        </w:rPr>
        <w:id w:val="365963098"/>
        <w:docPartObj>
          <w:docPartGallery w:val="Table of Contents"/>
          <w:docPartUnique/>
        </w:docPartObj>
      </w:sdtPr>
      <w:sdtEndPr>
        <w:rPr>
          <w:rFonts w:ascii="Calibri" w:eastAsia="Calibri" w:hAnsi="Calibri" w:cs="Calibri"/>
          <w:noProof/>
          <w:color w:val="auto"/>
          <w:lang w:val="en" w:eastAsia="en-GB"/>
          <w:rPrChange w:id="31" w:author="Muhammad Awais" w:date="2026-05-01T19:25:00Z">
            <w:rPr/>
          </w:rPrChange>
        </w:rPr>
      </w:sdtEndPr>
      <w:sdtContent>
        <w:customXmlInsRangeEnd w:id="29"/>
        <w:p w14:paraId="13495905" w14:textId="657DC34D" w:rsidR="00EB572E" w:rsidRPr="00EB572E" w:rsidRDefault="00EB572E" w:rsidP="00EB572E">
          <w:pPr>
            <w:pStyle w:val="TOCHeading"/>
            <w:jc w:val="center"/>
            <w:rPr>
              <w:ins w:id="32" w:author="Muhammad Awais" w:date="2026-05-01T19:25:00Z"/>
              <w:b/>
              <w:bCs/>
              <w:sz w:val="40"/>
              <w:szCs w:val="40"/>
              <w:rPrChange w:id="33" w:author="Muhammad Awais" w:date="2026-05-01T19:26:00Z">
                <w:rPr>
                  <w:ins w:id="34" w:author="Muhammad Awais" w:date="2026-05-01T19:25:00Z"/>
                </w:rPr>
              </w:rPrChange>
            </w:rPr>
            <w:pPrChange w:id="35" w:author="Muhammad Awais" w:date="2026-05-01T19:26:00Z">
              <w:pPr>
                <w:pStyle w:val="TOCHeading"/>
              </w:pPr>
            </w:pPrChange>
          </w:pPr>
          <w:ins w:id="36" w:author="Muhammad Awais" w:date="2026-05-01T19:25:00Z">
            <w:r w:rsidRPr="00EB572E">
              <w:rPr>
                <w:b/>
                <w:bCs/>
                <w:rPrChange w:id="37" w:author="Muhammad Awais" w:date="2026-05-01T19:26:00Z">
                  <w:rPr/>
                </w:rPrChange>
              </w:rPr>
              <w:t>Contents</w:t>
            </w:r>
          </w:ins>
        </w:p>
        <w:p w14:paraId="633DBCF9" w14:textId="7A729040" w:rsidR="00EB572E" w:rsidRPr="00EB572E" w:rsidDel="00EB572E" w:rsidRDefault="00EB572E" w:rsidP="00EB572E">
          <w:pPr>
            <w:pStyle w:val="TOC1"/>
            <w:tabs>
              <w:tab w:val="right" w:leader="dot" w:pos="10456"/>
            </w:tabs>
            <w:jc w:val="both"/>
            <w:rPr>
              <w:del w:id="38" w:author="Muhammad Awais" w:date="2026-05-01T19:26:00Z"/>
              <w:b/>
              <w:bCs/>
              <w:noProof/>
              <w:sz w:val="24"/>
              <w:szCs w:val="24"/>
              <w:rPrChange w:id="39" w:author="Muhammad Awais" w:date="2026-05-01T19:25:00Z">
                <w:rPr>
                  <w:del w:id="40" w:author="Muhammad Awais" w:date="2026-05-01T19:26:00Z"/>
                  <w:noProof/>
                </w:rPr>
              </w:rPrChange>
            </w:rPr>
            <w:pPrChange w:id="41" w:author="Muhammad Awais" w:date="2026-05-01T19:26:00Z">
              <w:pPr>
                <w:pStyle w:val="TOC1"/>
                <w:tabs>
                  <w:tab w:val="right" w:leader="dot" w:pos="10456"/>
                </w:tabs>
              </w:pPr>
            </w:pPrChange>
          </w:pPr>
          <w:ins w:id="42" w:author="Muhammad Awais" w:date="2026-05-01T19:25:00Z">
            <w:r w:rsidRPr="00EB572E">
              <w:rPr>
                <w:b/>
                <w:bCs/>
                <w:sz w:val="24"/>
                <w:szCs w:val="24"/>
                <w:rPrChange w:id="43" w:author="Muhammad Awais" w:date="2026-05-01T19:25:00Z">
                  <w:rPr/>
                </w:rPrChange>
              </w:rPr>
              <w:fldChar w:fldCharType="begin"/>
            </w:r>
            <w:r w:rsidRPr="00EB572E">
              <w:rPr>
                <w:b/>
                <w:bCs/>
                <w:sz w:val="24"/>
                <w:szCs w:val="24"/>
                <w:rPrChange w:id="44" w:author="Muhammad Awais" w:date="2026-05-01T19:25:00Z">
                  <w:rPr/>
                </w:rPrChange>
              </w:rPr>
              <w:instrText xml:space="preserve"> TOC \o "1-3" \h \z \u </w:instrText>
            </w:r>
            <w:r w:rsidRPr="00EB572E">
              <w:rPr>
                <w:b/>
                <w:bCs/>
                <w:sz w:val="24"/>
                <w:szCs w:val="24"/>
                <w:rPrChange w:id="45" w:author="Muhammad Awais" w:date="2026-05-01T19:25:00Z">
                  <w:rPr/>
                </w:rPrChange>
              </w:rPr>
              <w:fldChar w:fldCharType="separate"/>
            </w:r>
          </w:ins>
          <w:del w:id="46" w:author="Muhammad Awais" w:date="2026-05-01T19:26:00Z">
            <w:r w:rsidRPr="00EB572E" w:rsidDel="00EB572E">
              <w:rPr>
                <w:rStyle w:val="Hyperlink"/>
                <w:b/>
                <w:bCs/>
                <w:noProof/>
                <w:sz w:val="24"/>
                <w:szCs w:val="24"/>
                <w:rPrChange w:id="47" w:author="Muhammad Awais" w:date="2026-05-01T19:25:00Z">
                  <w:rPr>
                    <w:rStyle w:val="Hyperlink"/>
                    <w:noProof/>
                  </w:rPr>
                </w:rPrChange>
              </w:rPr>
              <w:fldChar w:fldCharType="begin"/>
            </w:r>
            <w:r w:rsidRPr="00EB572E" w:rsidDel="00EB572E">
              <w:rPr>
                <w:rStyle w:val="Hyperlink"/>
                <w:b/>
                <w:bCs/>
                <w:noProof/>
                <w:sz w:val="24"/>
                <w:szCs w:val="24"/>
                <w:rPrChange w:id="48" w:author="Muhammad Awais" w:date="2026-05-01T19:25:00Z">
                  <w:rPr>
                    <w:rStyle w:val="Hyperlink"/>
                    <w:noProof/>
                  </w:rPr>
                </w:rPrChange>
              </w:rPr>
              <w:delInstrText xml:space="preserve"> </w:delInstrText>
            </w:r>
            <w:r w:rsidRPr="00EB572E" w:rsidDel="00EB572E">
              <w:rPr>
                <w:b/>
                <w:bCs/>
                <w:noProof/>
                <w:sz w:val="24"/>
                <w:szCs w:val="24"/>
                <w:rPrChange w:id="49" w:author="Muhammad Awais" w:date="2026-05-01T19:25:00Z">
                  <w:rPr>
                    <w:noProof/>
                  </w:rPr>
                </w:rPrChange>
              </w:rPr>
              <w:delInstrText>HYPERLINK \l "_Toc228555937"</w:delInstrText>
            </w:r>
            <w:r w:rsidRPr="00EB572E" w:rsidDel="00EB572E">
              <w:rPr>
                <w:rStyle w:val="Hyperlink"/>
                <w:b/>
                <w:bCs/>
                <w:noProof/>
                <w:sz w:val="24"/>
                <w:szCs w:val="24"/>
                <w:rPrChange w:id="50" w:author="Muhammad Awais" w:date="2026-05-01T19:25:00Z">
                  <w:rPr>
                    <w:rStyle w:val="Hyperlink"/>
                    <w:noProof/>
                  </w:rPr>
                </w:rPrChange>
              </w:rPr>
              <w:delInstrText xml:space="preserve"> </w:delInstrText>
            </w:r>
            <w:r w:rsidRPr="00EB572E" w:rsidDel="00EB572E">
              <w:rPr>
                <w:rStyle w:val="Hyperlink"/>
                <w:b/>
                <w:bCs/>
                <w:noProof/>
                <w:sz w:val="24"/>
                <w:szCs w:val="24"/>
                <w:rPrChange w:id="51" w:author="Muhammad Awais" w:date="2026-05-01T19:25:00Z">
                  <w:rPr>
                    <w:rStyle w:val="Hyperlink"/>
                    <w:noProof/>
                  </w:rPr>
                </w:rPrChange>
              </w:rPr>
            </w:r>
            <w:r w:rsidRPr="00EB572E" w:rsidDel="00EB572E">
              <w:rPr>
                <w:rStyle w:val="Hyperlink"/>
                <w:b/>
                <w:bCs/>
                <w:noProof/>
                <w:sz w:val="24"/>
                <w:szCs w:val="24"/>
                <w:rPrChange w:id="52" w:author="Muhammad Awais" w:date="2026-05-01T19:25:00Z">
                  <w:rPr>
                    <w:rStyle w:val="Hyperlink"/>
                    <w:noProof/>
                  </w:rPr>
                </w:rPrChange>
              </w:rPr>
              <w:fldChar w:fldCharType="separate"/>
            </w:r>
            <w:r w:rsidRPr="00EB572E" w:rsidDel="00EB572E">
              <w:rPr>
                <w:rStyle w:val="Hyperlink"/>
                <w:rFonts w:ascii="Cambria" w:hAnsi="Cambria"/>
                <w:b/>
                <w:bCs/>
                <w:noProof/>
                <w:sz w:val="24"/>
                <w:szCs w:val="24"/>
                <w:rPrChange w:id="53" w:author="Muhammad Awais" w:date="2026-05-01T19:25:00Z">
                  <w:rPr>
                    <w:rStyle w:val="Hyperlink"/>
                    <w:rFonts w:ascii="Cambria" w:hAnsi="Cambria"/>
                    <w:noProof/>
                  </w:rPr>
                </w:rPrChange>
              </w:rPr>
              <w:delText>Sahulat Card Documentation Aid</w:delText>
            </w:r>
            <w:r w:rsidRPr="00EB572E" w:rsidDel="00EB572E">
              <w:rPr>
                <w:b/>
                <w:bCs/>
                <w:noProof/>
                <w:webHidden/>
                <w:sz w:val="24"/>
                <w:szCs w:val="24"/>
                <w:rPrChange w:id="54" w:author="Muhammad Awais" w:date="2026-05-01T19:25:00Z">
                  <w:rPr>
                    <w:noProof/>
                    <w:webHidden/>
                  </w:rPr>
                </w:rPrChange>
              </w:rPr>
              <w:tab/>
            </w:r>
            <w:r w:rsidRPr="00EB572E" w:rsidDel="00EB572E">
              <w:rPr>
                <w:b/>
                <w:bCs/>
                <w:noProof/>
                <w:webHidden/>
                <w:sz w:val="24"/>
                <w:szCs w:val="24"/>
                <w:rPrChange w:id="55" w:author="Muhammad Awais" w:date="2026-05-01T19:25:00Z">
                  <w:rPr>
                    <w:noProof/>
                    <w:webHidden/>
                  </w:rPr>
                </w:rPrChange>
              </w:rPr>
              <w:fldChar w:fldCharType="begin"/>
            </w:r>
            <w:r w:rsidRPr="00EB572E" w:rsidDel="00EB572E">
              <w:rPr>
                <w:b/>
                <w:bCs/>
                <w:noProof/>
                <w:webHidden/>
                <w:sz w:val="24"/>
                <w:szCs w:val="24"/>
                <w:rPrChange w:id="56" w:author="Muhammad Awais" w:date="2026-05-01T19:25:00Z">
                  <w:rPr>
                    <w:noProof/>
                    <w:webHidden/>
                  </w:rPr>
                </w:rPrChange>
              </w:rPr>
              <w:delInstrText xml:space="preserve"> PAGEREF _Toc228555937 \h </w:delInstrText>
            </w:r>
            <w:r w:rsidRPr="00EB572E" w:rsidDel="00EB572E">
              <w:rPr>
                <w:b/>
                <w:bCs/>
                <w:noProof/>
                <w:webHidden/>
                <w:sz w:val="24"/>
                <w:szCs w:val="24"/>
                <w:rPrChange w:id="57" w:author="Muhammad Awais" w:date="2026-05-01T19:25:00Z">
                  <w:rPr>
                    <w:noProof/>
                    <w:webHidden/>
                  </w:rPr>
                </w:rPrChange>
              </w:rPr>
            </w:r>
            <w:r w:rsidRPr="00EB572E" w:rsidDel="00EB572E">
              <w:rPr>
                <w:b/>
                <w:bCs/>
                <w:noProof/>
                <w:webHidden/>
                <w:sz w:val="24"/>
                <w:szCs w:val="24"/>
                <w:rPrChange w:id="58" w:author="Muhammad Awais" w:date="2026-05-01T19:25:00Z">
                  <w:rPr>
                    <w:noProof/>
                    <w:webHidden/>
                  </w:rPr>
                </w:rPrChange>
              </w:rPr>
              <w:fldChar w:fldCharType="separate"/>
            </w:r>
            <w:r w:rsidRPr="00EB572E" w:rsidDel="00EB572E">
              <w:rPr>
                <w:b/>
                <w:bCs/>
                <w:noProof/>
                <w:webHidden/>
                <w:sz w:val="24"/>
                <w:szCs w:val="24"/>
                <w:rPrChange w:id="59" w:author="Muhammad Awais" w:date="2026-05-01T19:25:00Z">
                  <w:rPr>
                    <w:noProof/>
                    <w:webHidden/>
                  </w:rPr>
                </w:rPrChange>
              </w:rPr>
              <w:delText>1</w:delText>
            </w:r>
            <w:r w:rsidRPr="00EB572E" w:rsidDel="00EB572E">
              <w:rPr>
                <w:b/>
                <w:bCs/>
                <w:noProof/>
                <w:webHidden/>
                <w:sz w:val="24"/>
                <w:szCs w:val="24"/>
                <w:rPrChange w:id="60" w:author="Muhammad Awais" w:date="2026-05-01T19:25:00Z">
                  <w:rPr>
                    <w:noProof/>
                    <w:webHidden/>
                  </w:rPr>
                </w:rPrChange>
              </w:rPr>
              <w:fldChar w:fldCharType="end"/>
            </w:r>
            <w:r w:rsidRPr="00EB572E" w:rsidDel="00EB572E">
              <w:rPr>
                <w:rStyle w:val="Hyperlink"/>
                <w:b/>
                <w:bCs/>
                <w:noProof/>
                <w:sz w:val="24"/>
                <w:szCs w:val="24"/>
                <w:rPrChange w:id="61" w:author="Muhammad Awais" w:date="2026-05-01T19:25:00Z">
                  <w:rPr>
                    <w:rStyle w:val="Hyperlink"/>
                    <w:noProof/>
                  </w:rPr>
                </w:rPrChange>
              </w:rPr>
              <w:fldChar w:fldCharType="end"/>
            </w:r>
          </w:del>
        </w:p>
        <w:p w14:paraId="52879B3C" w14:textId="5060A702" w:rsidR="00EB572E" w:rsidRPr="00EB572E" w:rsidDel="00EB572E" w:rsidRDefault="00EB572E" w:rsidP="00EB572E">
          <w:pPr>
            <w:pStyle w:val="TOC1"/>
            <w:tabs>
              <w:tab w:val="right" w:leader="dot" w:pos="10456"/>
            </w:tabs>
            <w:jc w:val="both"/>
            <w:rPr>
              <w:del w:id="62" w:author="Muhammad Awais" w:date="2026-05-01T19:26:00Z"/>
              <w:b/>
              <w:bCs/>
              <w:noProof/>
              <w:sz w:val="24"/>
              <w:szCs w:val="24"/>
              <w:rPrChange w:id="63" w:author="Muhammad Awais" w:date="2026-05-01T19:25:00Z">
                <w:rPr>
                  <w:del w:id="64" w:author="Muhammad Awais" w:date="2026-05-01T19:26:00Z"/>
                  <w:noProof/>
                </w:rPr>
              </w:rPrChange>
            </w:rPr>
            <w:pPrChange w:id="65" w:author="Muhammad Awais" w:date="2026-05-01T19:26:00Z">
              <w:pPr>
                <w:pStyle w:val="TOC1"/>
                <w:tabs>
                  <w:tab w:val="right" w:leader="dot" w:pos="10456"/>
                </w:tabs>
              </w:pPr>
            </w:pPrChange>
          </w:pPr>
          <w:del w:id="66" w:author="Muhammad Awais" w:date="2026-05-01T19:26:00Z">
            <w:r w:rsidRPr="00EB572E" w:rsidDel="00EB572E">
              <w:rPr>
                <w:rStyle w:val="Hyperlink"/>
                <w:b/>
                <w:bCs/>
                <w:noProof/>
                <w:sz w:val="24"/>
                <w:szCs w:val="24"/>
                <w:rPrChange w:id="67" w:author="Muhammad Awais" w:date="2026-05-01T19:25:00Z">
                  <w:rPr>
                    <w:rStyle w:val="Hyperlink"/>
                    <w:noProof/>
                  </w:rPr>
                </w:rPrChange>
              </w:rPr>
              <w:fldChar w:fldCharType="begin"/>
            </w:r>
            <w:r w:rsidRPr="00EB572E" w:rsidDel="00EB572E">
              <w:rPr>
                <w:rStyle w:val="Hyperlink"/>
                <w:b/>
                <w:bCs/>
                <w:noProof/>
                <w:sz w:val="24"/>
                <w:szCs w:val="24"/>
                <w:rPrChange w:id="68" w:author="Muhammad Awais" w:date="2026-05-01T19:25:00Z">
                  <w:rPr>
                    <w:rStyle w:val="Hyperlink"/>
                    <w:noProof/>
                  </w:rPr>
                </w:rPrChange>
              </w:rPr>
              <w:delInstrText xml:space="preserve"> </w:delInstrText>
            </w:r>
            <w:r w:rsidRPr="00EB572E" w:rsidDel="00EB572E">
              <w:rPr>
                <w:b/>
                <w:bCs/>
                <w:noProof/>
                <w:sz w:val="24"/>
                <w:szCs w:val="24"/>
                <w:rPrChange w:id="69" w:author="Muhammad Awais" w:date="2026-05-01T19:25:00Z">
                  <w:rPr>
                    <w:noProof/>
                  </w:rPr>
                </w:rPrChange>
              </w:rPr>
              <w:delInstrText>HYPERLINK \l "_Toc228555938"</w:delInstrText>
            </w:r>
            <w:r w:rsidRPr="00EB572E" w:rsidDel="00EB572E">
              <w:rPr>
                <w:rStyle w:val="Hyperlink"/>
                <w:b/>
                <w:bCs/>
                <w:noProof/>
                <w:sz w:val="24"/>
                <w:szCs w:val="24"/>
                <w:rPrChange w:id="70" w:author="Muhammad Awais" w:date="2026-05-01T19:25:00Z">
                  <w:rPr>
                    <w:rStyle w:val="Hyperlink"/>
                    <w:noProof/>
                  </w:rPr>
                </w:rPrChange>
              </w:rPr>
              <w:delInstrText xml:space="preserve"> </w:delInstrText>
            </w:r>
            <w:r w:rsidRPr="00EB572E" w:rsidDel="00EB572E">
              <w:rPr>
                <w:rStyle w:val="Hyperlink"/>
                <w:b/>
                <w:bCs/>
                <w:noProof/>
                <w:sz w:val="24"/>
                <w:szCs w:val="24"/>
                <w:rPrChange w:id="71" w:author="Muhammad Awais" w:date="2026-05-01T19:25:00Z">
                  <w:rPr>
                    <w:rStyle w:val="Hyperlink"/>
                    <w:noProof/>
                  </w:rPr>
                </w:rPrChange>
              </w:rPr>
            </w:r>
            <w:r w:rsidRPr="00EB572E" w:rsidDel="00EB572E">
              <w:rPr>
                <w:rStyle w:val="Hyperlink"/>
                <w:b/>
                <w:bCs/>
                <w:noProof/>
                <w:sz w:val="24"/>
                <w:szCs w:val="24"/>
                <w:rPrChange w:id="72" w:author="Muhammad Awais" w:date="2026-05-01T19:25:00Z">
                  <w:rPr>
                    <w:rStyle w:val="Hyperlink"/>
                    <w:noProof/>
                  </w:rPr>
                </w:rPrChange>
              </w:rPr>
              <w:fldChar w:fldCharType="separate"/>
            </w:r>
            <w:r w:rsidRPr="00EB572E" w:rsidDel="00EB572E">
              <w:rPr>
                <w:rStyle w:val="Hyperlink"/>
                <w:b/>
                <w:bCs/>
                <w:noProof/>
                <w:sz w:val="24"/>
                <w:szCs w:val="24"/>
                <w:rPrChange w:id="73" w:author="Muhammad Awais" w:date="2026-05-01T19:25:00Z">
                  <w:rPr>
                    <w:rStyle w:val="Hyperlink"/>
                    <w:noProof/>
                  </w:rPr>
                </w:rPrChange>
              </w:rPr>
              <w:delText>Table Of Declaration</w:delText>
            </w:r>
            <w:r w:rsidRPr="00EB572E" w:rsidDel="00EB572E">
              <w:rPr>
                <w:b/>
                <w:bCs/>
                <w:noProof/>
                <w:webHidden/>
                <w:sz w:val="24"/>
                <w:szCs w:val="24"/>
                <w:rPrChange w:id="74" w:author="Muhammad Awais" w:date="2026-05-01T19:25:00Z">
                  <w:rPr>
                    <w:noProof/>
                    <w:webHidden/>
                  </w:rPr>
                </w:rPrChange>
              </w:rPr>
              <w:tab/>
            </w:r>
            <w:r w:rsidRPr="00EB572E" w:rsidDel="00EB572E">
              <w:rPr>
                <w:b/>
                <w:bCs/>
                <w:noProof/>
                <w:webHidden/>
                <w:sz w:val="24"/>
                <w:szCs w:val="24"/>
                <w:rPrChange w:id="75" w:author="Muhammad Awais" w:date="2026-05-01T19:25:00Z">
                  <w:rPr>
                    <w:noProof/>
                    <w:webHidden/>
                  </w:rPr>
                </w:rPrChange>
              </w:rPr>
              <w:fldChar w:fldCharType="begin"/>
            </w:r>
            <w:r w:rsidRPr="00EB572E" w:rsidDel="00EB572E">
              <w:rPr>
                <w:b/>
                <w:bCs/>
                <w:noProof/>
                <w:webHidden/>
                <w:sz w:val="24"/>
                <w:szCs w:val="24"/>
                <w:rPrChange w:id="76" w:author="Muhammad Awais" w:date="2026-05-01T19:25:00Z">
                  <w:rPr>
                    <w:noProof/>
                    <w:webHidden/>
                  </w:rPr>
                </w:rPrChange>
              </w:rPr>
              <w:delInstrText xml:space="preserve"> PAGEREF _Toc228555938 \h </w:delInstrText>
            </w:r>
            <w:r w:rsidRPr="00EB572E" w:rsidDel="00EB572E">
              <w:rPr>
                <w:b/>
                <w:bCs/>
                <w:noProof/>
                <w:webHidden/>
                <w:sz w:val="24"/>
                <w:szCs w:val="24"/>
                <w:rPrChange w:id="77" w:author="Muhammad Awais" w:date="2026-05-01T19:25:00Z">
                  <w:rPr>
                    <w:noProof/>
                    <w:webHidden/>
                  </w:rPr>
                </w:rPrChange>
              </w:rPr>
            </w:r>
            <w:r w:rsidRPr="00EB572E" w:rsidDel="00EB572E">
              <w:rPr>
                <w:b/>
                <w:bCs/>
                <w:noProof/>
                <w:webHidden/>
                <w:sz w:val="24"/>
                <w:szCs w:val="24"/>
                <w:rPrChange w:id="78" w:author="Muhammad Awais" w:date="2026-05-01T19:25:00Z">
                  <w:rPr>
                    <w:noProof/>
                    <w:webHidden/>
                  </w:rPr>
                </w:rPrChange>
              </w:rPr>
              <w:fldChar w:fldCharType="separate"/>
            </w:r>
            <w:r w:rsidRPr="00EB572E" w:rsidDel="00EB572E">
              <w:rPr>
                <w:b/>
                <w:bCs/>
                <w:noProof/>
                <w:webHidden/>
                <w:sz w:val="24"/>
                <w:szCs w:val="24"/>
                <w:rPrChange w:id="79" w:author="Muhammad Awais" w:date="2026-05-01T19:25:00Z">
                  <w:rPr>
                    <w:noProof/>
                    <w:webHidden/>
                  </w:rPr>
                </w:rPrChange>
              </w:rPr>
              <w:delText>8</w:delText>
            </w:r>
            <w:r w:rsidRPr="00EB572E" w:rsidDel="00EB572E">
              <w:rPr>
                <w:b/>
                <w:bCs/>
                <w:noProof/>
                <w:webHidden/>
                <w:sz w:val="24"/>
                <w:szCs w:val="24"/>
                <w:rPrChange w:id="80" w:author="Muhammad Awais" w:date="2026-05-01T19:25:00Z">
                  <w:rPr>
                    <w:noProof/>
                    <w:webHidden/>
                  </w:rPr>
                </w:rPrChange>
              </w:rPr>
              <w:fldChar w:fldCharType="end"/>
            </w:r>
            <w:r w:rsidRPr="00EB572E" w:rsidDel="00EB572E">
              <w:rPr>
                <w:rStyle w:val="Hyperlink"/>
                <w:b/>
                <w:bCs/>
                <w:noProof/>
                <w:sz w:val="24"/>
                <w:szCs w:val="24"/>
                <w:rPrChange w:id="81" w:author="Muhammad Awais" w:date="2026-05-01T19:25:00Z">
                  <w:rPr>
                    <w:rStyle w:val="Hyperlink"/>
                    <w:noProof/>
                  </w:rPr>
                </w:rPrChange>
              </w:rPr>
              <w:fldChar w:fldCharType="end"/>
            </w:r>
          </w:del>
        </w:p>
        <w:p w14:paraId="375B3386" w14:textId="4BA0A0D3" w:rsidR="00EB572E" w:rsidRPr="00EB572E" w:rsidDel="00EB572E" w:rsidRDefault="00EB572E" w:rsidP="00EB572E">
          <w:pPr>
            <w:pStyle w:val="TOC1"/>
            <w:tabs>
              <w:tab w:val="right" w:leader="dot" w:pos="10456"/>
            </w:tabs>
            <w:jc w:val="both"/>
            <w:rPr>
              <w:del w:id="82" w:author="Muhammad Awais" w:date="2026-05-01T19:26:00Z"/>
              <w:b/>
              <w:bCs/>
              <w:noProof/>
              <w:sz w:val="24"/>
              <w:szCs w:val="24"/>
              <w:rPrChange w:id="83" w:author="Muhammad Awais" w:date="2026-05-01T19:25:00Z">
                <w:rPr>
                  <w:del w:id="84" w:author="Muhammad Awais" w:date="2026-05-01T19:26:00Z"/>
                  <w:noProof/>
                </w:rPr>
              </w:rPrChange>
            </w:rPr>
            <w:pPrChange w:id="85" w:author="Muhammad Awais" w:date="2026-05-01T19:26:00Z">
              <w:pPr>
                <w:pStyle w:val="TOC3"/>
                <w:tabs>
                  <w:tab w:val="right" w:leader="dot" w:pos="10456"/>
                </w:tabs>
              </w:pPr>
            </w:pPrChange>
          </w:pPr>
          <w:del w:id="86" w:author="Muhammad Awais" w:date="2026-05-01T19:26:00Z">
            <w:r w:rsidRPr="00EB572E" w:rsidDel="00EB572E">
              <w:rPr>
                <w:rStyle w:val="Hyperlink"/>
                <w:b/>
                <w:bCs/>
                <w:noProof/>
                <w:sz w:val="24"/>
                <w:szCs w:val="24"/>
                <w:rPrChange w:id="87" w:author="Muhammad Awais" w:date="2026-05-01T19:25:00Z">
                  <w:rPr>
                    <w:rStyle w:val="Hyperlink"/>
                    <w:noProof/>
                  </w:rPr>
                </w:rPrChange>
              </w:rPr>
              <w:fldChar w:fldCharType="begin"/>
            </w:r>
            <w:r w:rsidRPr="00EB572E" w:rsidDel="00EB572E">
              <w:rPr>
                <w:rStyle w:val="Hyperlink"/>
                <w:b/>
                <w:bCs/>
                <w:noProof/>
                <w:sz w:val="24"/>
                <w:szCs w:val="24"/>
                <w:rPrChange w:id="88" w:author="Muhammad Awais" w:date="2026-05-01T19:25:00Z">
                  <w:rPr>
                    <w:rStyle w:val="Hyperlink"/>
                    <w:noProof/>
                  </w:rPr>
                </w:rPrChange>
              </w:rPr>
              <w:delInstrText xml:space="preserve"> </w:delInstrText>
            </w:r>
            <w:r w:rsidRPr="00EB572E" w:rsidDel="00EB572E">
              <w:rPr>
                <w:b/>
                <w:bCs/>
                <w:noProof/>
                <w:sz w:val="24"/>
                <w:szCs w:val="24"/>
                <w:rPrChange w:id="89" w:author="Muhammad Awais" w:date="2026-05-01T19:25:00Z">
                  <w:rPr>
                    <w:noProof/>
                  </w:rPr>
                </w:rPrChange>
              </w:rPr>
              <w:delInstrText>HYPERLINK \l "_Toc228555939"</w:delInstrText>
            </w:r>
            <w:r w:rsidRPr="00EB572E" w:rsidDel="00EB572E">
              <w:rPr>
                <w:rStyle w:val="Hyperlink"/>
                <w:b/>
                <w:bCs/>
                <w:noProof/>
                <w:sz w:val="24"/>
                <w:szCs w:val="24"/>
                <w:rPrChange w:id="90" w:author="Muhammad Awais" w:date="2026-05-01T19:25:00Z">
                  <w:rPr>
                    <w:rStyle w:val="Hyperlink"/>
                    <w:noProof/>
                  </w:rPr>
                </w:rPrChange>
              </w:rPr>
              <w:delInstrText xml:space="preserve"> </w:delInstrText>
            </w:r>
            <w:r w:rsidRPr="00EB572E" w:rsidDel="00EB572E">
              <w:rPr>
                <w:rStyle w:val="Hyperlink"/>
                <w:b/>
                <w:bCs/>
                <w:noProof/>
                <w:sz w:val="24"/>
                <w:szCs w:val="24"/>
                <w:rPrChange w:id="91" w:author="Muhammad Awais" w:date="2026-05-01T19:25:00Z">
                  <w:rPr>
                    <w:rStyle w:val="Hyperlink"/>
                    <w:noProof/>
                  </w:rPr>
                </w:rPrChange>
              </w:rPr>
            </w:r>
            <w:r w:rsidRPr="00EB572E" w:rsidDel="00EB572E">
              <w:rPr>
                <w:rStyle w:val="Hyperlink"/>
                <w:b/>
                <w:bCs/>
                <w:noProof/>
                <w:sz w:val="24"/>
                <w:szCs w:val="24"/>
                <w:rPrChange w:id="92" w:author="Muhammad Awais" w:date="2026-05-01T19:25:00Z">
                  <w:rPr>
                    <w:rStyle w:val="Hyperlink"/>
                    <w:noProof/>
                  </w:rPr>
                </w:rPrChange>
              </w:rPr>
              <w:fldChar w:fldCharType="separate"/>
            </w:r>
            <w:r w:rsidRPr="00EB572E" w:rsidDel="00EB572E">
              <w:rPr>
                <w:rStyle w:val="Hyperlink"/>
                <w:b/>
                <w:bCs/>
                <w:noProof/>
                <w:sz w:val="24"/>
                <w:szCs w:val="24"/>
                <w:rPrChange w:id="93" w:author="Muhammad Awais" w:date="2026-05-01T19:25:00Z">
                  <w:rPr>
                    <w:rStyle w:val="Hyperlink"/>
                    <w:noProof/>
                  </w:rPr>
                </w:rPrChange>
              </w:rPr>
              <w:delText>Muhammad Awais</w:delText>
            </w:r>
            <w:r w:rsidRPr="00EB572E" w:rsidDel="00EB572E">
              <w:rPr>
                <w:b/>
                <w:bCs/>
                <w:noProof/>
                <w:webHidden/>
                <w:sz w:val="24"/>
                <w:szCs w:val="24"/>
                <w:rPrChange w:id="94" w:author="Muhammad Awais" w:date="2026-05-01T19:25:00Z">
                  <w:rPr>
                    <w:noProof/>
                    <w:webHidden/>
                  </w:rPr>
                </w:rPrChange>
              </w:rPr>
              <w:tab/>
            </w:r>
            <w:r w:rsidRPr="00EB572E" w:rsidDel="00EB572E">
              <w:rPr>
                <w:b/>
                <w:bCs/>
                <w:noProof/>
                <w:webHidden/>
                <w:sz w:val="24"/>
                <w:szCs w:val="24"/>
                <w:rPrChange w:id="95" w:author="Muhammad Awais" w:date="2026-05-01T19:25:00Z">
                  <w:rPr>
                    <w:noProof/>
                    <w:webHidden/>
                  </w:rPr>
                </w:rPrChange>
              </w:rPr>
              <w:fldChar w:fldCharType="begin"/>
            </w:r>
            <w:r w:rsidRPr="00EB572E" w:rsidDel="00EB572E">
              <w:rPr>
                <w:b/>
                <w:bCs/>
                <w:noProof/>
                <w:webHidden/>
                <w:sz w:val="24"/>
                <w:szCs w:val="24"/>
                <w:rPrChange w:id="96" w:author="Muhammad Awais" w:date="2026-05-01T19:25:00Z">
                  <w:rPr>
                    <w:noProof/>
                    <w:webHidden/>
                  </w:rPr>
                </w:rPrChange>
              </w:rPr>
              <w:delInstrText xml:space="preserve"> PAGEREF _Toc228555939 \h </w:delInstrText>
            </w:r>
            <w:r w:rsidRPr="00EB572E" w:rsidDel="00EB572E">
              <w:rPr>
                <w:b/>
                <w:bCs/>
                <w:noProof/>
                <w:webHidden/>
                <w:sz w:val="24"/>
                <w:szCs w:val="24"/>
                <w:rPrChange w:id="97" w:author="Muhammad Awais" w:date="2026-05-01T19:25:00Z">
                  <w:rPr>
                    <w:noProof/>
                    <w:webHidden/>
                  </w:rPr>
                </w:rPrChange>
              </w:rPr>
            </w:r>
            <w:r w:rsidRPr="00EB572E" w:rsidDel="00EB572E">
              <w:rPr>
                <w:b/>
                <w:bCs/>
                <w:noProof/>
                <w:webHidden/>
                <w:sz w:val="24"/>
                <w:szCs w:val="24"/>
                <w:rPrChange w:id="98" w:author="Muhammad Awais" w:date="2026-05-01T19:25:00Z">
                  <w:rPr>
                    <w:noProof/>
                    <w:webHidden/>
                  </w:rPr>
                </w:rPrChange>
              </w:rPr>
              <w:fldChar w:fldCharType="separate"/>
            </w:r>
            <w:r w:rsidRPr="00EB572E" w:rsidDel="00EB572E">
              <w:rPr>
                <w:b/>
                <w:bCs/>
                <w:noProof/>
                <w:webHidden/>
                <w:sz w:val="24"/>
                <w:szCs w:val="24"/>
                <w:rPrChange w:id="99" w:author="Muhammad Awais" w:date="2026-05-01T19:25:00Z">
                  <w:rPr>
                    <w:noProof/>
                    <w:webHidden/>
                  </w:rPr>
                </w:rPrChange>
              </w:rPr>
              <w:delText>8</w:delText>
            </w:r>
            <w:r w:rsidRPr="00EB572E" w:rsidDel="00EB572E">
              <w:rPr>
                <w:b/>
                <w:bCs/>
                <w:noProof/>
                <w:webHidden/>
                <w:sz w:val="24"/>
                <w:szCs w:val="24"/>
                <w:rPrChange w:id="100" w:author="Muhammad Awais" w:date="2026-05-01T19:25:00Z">
                  <w:rPr>
                    <w:noProof/>
                    <w:webHidden/>
                  </w:rPr>
                </w:rPrChange>
              </w:rPr>
              <w:fldChar w:fldCharType="end"/>
            </w:r>
            <w:r w:rsidRPr="00EB572E" w:rsidDel="00EB572E">
              <w:rPr>
                <w:rStyle w:val="Hyperlink"/>
                <w:b/>
                <w:bCs/>
                <w:noProof/>
                <w:sz w:val="24"/>
                <w:szCs w:val="24"/>
                <w:rPrChange w:id="101" w:author="Muhammad Awais" w:date="2026-05-01T19:25:00Z">
                  <w:rPr>
                    <w:rStyle w:val="Hyperlink"/>
                    <w:noProof/>
                  </w:rPr>
                </w:rPrChange>
              </w:rPr>
              <w:fldChar w:fldCharType="end"/>
            </w:r>
          </w:del>
        </w:p>
        <w:p w14:paraId="40D476A5" w14:textId="06C106D8" w:rsidR="00EB572E" w:rsidRPr="00EB572E" w:rsidDel="00EB572E" w:rsidRDefault="00EB572E" w:rsidP="00EB572E">
          <w:pPr>
            <w:pStyle w:val="TOC1"/>
            <w:tabs>
              <w:tab w:val="right" w:leader="dot" w:pos="10456"/>
            </w:tabs>
            <w:jc w:val="both"/>
            <w:rPr>
              <w:del w:id="102" w:author="Muhammad Awais" w:date="2026-05-01T19:26:00Z"/>
              <w:b/>
              <w:bCs/>
              <w:noProof/>
              <w:sz w:val="24"/>
              <w:szCs w:val="24"/>
              <w:rPrChange w:id="103" w:author="Muhammad Awais" w:date="2026-05-01T19:25:00Z">
                <w:rPr>
                  <w:del w:id="104" w:author="Muhammad Awais" w:date="2026-05-01T19:26:00Z"/>
                  <w:noProof/>
                </w:rPr>
              </w:rPrChange>
            </w:rPr>
            <w:pPrChange w:id="105" w:author="Muhammad Awais" w:date="2026-05-01T19:26:00Z">
              <w:pPr>
                <w:pStyle w:val="TOC3"/>
                <w:tabs>
                  <w:tab w:val="right" w:leader="dot" w:pos="10456"/>
                </w:tabs>
              </w:pPr>
            </w:pPrChange>
          </w:pPr>
          <w:del w:id="106" w:author="Muhammad Awais" w:date="2026-05-01T19:26:00Z">
            <w:r w:rsidRPr="00EB572E" w:rsidDel="00EB572E">
              <w:rPr>
                <w:rStyle w:val="Hyperlink"/>
                <w:b/>
                <w:bCs/>
                <w:noProof/>
                <w:sz w:val="24"/>
                <w:szCs w:val="24"/>
                <w:rPrChange w:id="107" w:author="Muhammad Awais" w:date="2026-05-01T19:25:00Z">
                  <w:rPr>
                    <w:rStyle w:val="Hyperlink"/>
                    <w:noProof/>
                  </w:rPr>
                </w:rPrChange>
              </w:rPr>
              <w:fldChar w:fldCharType="begin"/>
            </w:r>
            <w:r w:rsidRPr="00EB572E" w:rsidDel="00EB572E">
              <w:rPr>
                <w:rStyle w:val="Hyperlink"/>
                <w:b/>
                <w:bCs/>
                <w:noProof/>
                <w:sz w:val="24"/>
                <w:szCs w:val="24"/>
                <w:rPrChange w:id="108" w:author="Muhammad Awais" w:date="2026-05-01T19:25:00Z">
                  <w:rPr>
                    <w:rStyle w:val="Hyperlink"/>
                    <w:noProof/>
                  </w:rPr>
                </w:rPrChange>
              </w:rPr>
              <w:delInstrText xml:space="preserve"> </w:delInstrText>
            </w:r>
            <w:r w:rsidRPr="00EB572E" w:rsidDel="00EB572E">
              <w:rPr>
                <w:b/>
                <w:bCs/>
                <w:noProof/>
                <w:sz w:val="24"/>
                <w:szCs w:val="24"/>
                <w:rPrChange w:id="109" w:author="Muhammad Awais" w:date="2026-05-01T19:25:00Z">
                  <w:rPr>
                    <w:noProof/>
                  </w:rPr>
                </w:rPrChange>
              </w:rPr>
              <w:delInstrText>HYPERLINK \l "_Toc228555940"</w:delInstrText>
            </w:r>
            <w:r w:rsidRPr="00EB572E" w:rsidDel="00EB572E">
              <w:rPr>
                <w:rStyle w:val="Hyperlink"/>
                <w:b/>
                <w:bCs/>
                <w:noProof/>
                <w:sz w:val="24"/>
                <w:szCs w:val="24"/>
                <w:rPrChange w:id="110" w:author="Muhammad Awais" w:date="2026-05-01T19:25:00Z">
                  <w:rPr>
                    <w:rStyle w:val="Hyperlink"/>
                    <w:noProof/>
                  </w:rPr>
                </w:rPrChange>
              </w:rPr>
              <w:delInstrText xml:space="preserve"> </w:delInstrText>
            </w:r>
            <w:r w:rsidRPr="00EB572E" w:rsidDel="00EB572E">
              <w:rPr>
                <w:rStyle w:val="Hyperlink"/>
                <w:b/>
                <w:bCs/>
                <w:noProof/>
                <w:sz w:val="24"/>
                <w:szCs w:val="24"/>
                <w:rPrChange w:id="111" w:author="Muhammad Awais" w:date="2026-05-01T19:25:00Z">
                  <w:rPr>
                    <w:rStyle w:val="Hyperlink"/>
                    <w:noProof/>
                  </w:rPr>
                </w:rPrChange>
              </w:rPr>
            </w:r>
            <w:r w:rsidRPr="00EB572E" w:rsidDel="00EB572E">
              <w:rPr>
                <w:rStyle w:val="Hyperlink"/>
                <w:b/>
                <w:bCs/>
                <w:noProof/>
                <w:sz w:val="24"/>
                <w:szCs w:val="24"/>
                <w:rPrChange w:id="112" w:author="Muhammad Awais" w:date="2026-05-01T19:25:00Z">
                  <w:rPr>
                    <w:rStyle w:val="Hyperlink"/>
                    <w:noProof/>
                  </w:rPr>
                </w:rPrChange>
              </w:rPr>
              <w:fldChar w:fldCharType="separate"/>
            </w:r>
            <w:r w:rsidRPr="00EB572E" w:rsidDel="00EB572E">
              <w:rPr>
                <w:rStyle w:val="Hyperlink"/>
                <w:b/>
                <w:bCs/>
                <w:noProof/>
                <w:sz w:val="24"/>
                <w:szCs w:val="24"/>
                <w:rPrChange w:id="113" w:author="Muhammad Awais" w:date="2026-05-01T19:25:00Z">
                  <w:rPr>
                    <w:rStyle w:val="Hyperlink"/>
                    <w:noProof/>
                  </w:rPr>
                </w:rPrChange>
              </w:rPr>
              <w:delText>Syed Shayan Rizvi</w:delText>
            </w:r>
            <w:r w:rsidRPr="00EB572E" w:rsidDel="00EB572E">
              <w:rPr>
                <w:b/>
                <w:bCs/>
                <w:noProof/>
                <w:webHidden/>
                <w:sz w:val="24"/>
                <w:szCs w:val="24"/>
                <w:rPrChange w:id="114" w:author="Muhammad Awais" w:date="2026-05-01T19:25:00Z">
                  <w:rPr>
                    <w:noProof/>
                    <w:webHidden/>
                  </w:rPr>
                </w:rPrChange>
              </w:rPr>
              <w:tab/>
            </w:r>
            <w:r w:rsidRPr="00EB572E" w:rsidDel="00EB572E">
              <w:rPr>
                <w:b/>
                <w:bCs/>
                <w:noProof/>
                <w:webHidden/>
                <w:sz w:val="24"/>
                <w:szCs w:val="24"/>
                <w:rPrChange w:id="115" w:author="Muhammad Awais" w:date="2026-05-01T19:25:00Z">
                  <w:rPr>
                    <w:noProof/>
                    <w:webHidden/>
                  </w:rPr>
                </w:rPrChange>
              </w:rPr>
              <w:fldChar w:fldCharType="begin"/>
            </w:r>
            <w:r w:rsidRPr="00EB572E" w:rsidDel="00EB572E">
              <w:rPr>
                <w:b/>
                <w:bCs/>
                <w:noProof/>
                <w:webHidden/>
                <w:sz w:val="24"/>
                <w:szCs w:val="24"/>
                <w:rPrChange w:id="116" w:author="Muhammad Awais" w:date="2026-05-01T19:25:00Z">
                  <w:rPr>
                    <w:noProof/>
                    <w:webHidden/>
                  </w:rPr>
                </w:rPrChange>
              </w:rPr>
              <w:delInstrText xml:space="preserve"> PAGEREF _Toc228555940 \h </w:delInstrText>
            </w:r>
            <w:r w:rsidRPr="00EB572E" w:rsidDel="00EB572E">
              <w:rPr>
                <w:b/>
                <w:bCs/>
                <w:noProof/>
                <w:webHidden/>
                <w:sz w:val="24"/>
                <w:szCs w:val="24"/>
                <w:rPrChange w:id="117" w:author="Muhammad Awais" w:date="2026-05-01T19:25:00Z">
                  <w:rPr>
                    <w:noProof/>
                    <w:webHidden/>
                  </w:rPr>
                </w:rPrChange>
              </w:rPr>
            </w:r>
            <w:r w:rsidRPr="00EB572E" w:rsidDel="00EB572E">
              <w:rPr>
                <w:b/>
                <w:bCs/>
                <w:noProof/>
                <w:webHidden/>
                <w:sz w:val="24"/>
                <w:szCs w:val="24"/>
                <w:rPrChange w:id="118" w:author="Muhammad Awais" w:date="2026-05-01T19:25:00Z">
                  <w:rPr>
                    <w:noProof/>
                    <w:webHidden/>
                  </w:rPr>
                </w:rPrChange>
              </w:rPr>
              <w:fldChar w:fldCharType="separate"/>
            </w:r>
            <w:r w:rsidRPr="00EB572E" w:rsidDel="00EB572E">
              <w:rPr>
                <w:b/>
                <w:bCs/>
                <w:noProof/>
                <w:webHidden/>
                <w:sz w:val="24"/>
                <w:szCs w:val="24"/>
                <w:rPrChange w:id="119" w:author="Muhammad Awais" w:date="2026-05-01T19:25:00Z">
                  <w:rPr>
                    <w:noProof/>
                    <w:webHidden/>
                  </w:rPr>
                </w:rPrChange>
              </w:rPr>
              <w:delText>8</w:delText>
            </w:r>
            <w:r w:rsidRPr="00EB572E" w:rsidDel="00EB572E">
              <w:rPr>
                <w:b/>
                <w:bCs/>
                <w:noProof/>
                <w:webHidden/>
                <w:sz w:val="24"/>
                <w:szCs w:val="24"/>
                <w:rPrChange w:id="120" w:author="Muhammad Awais" w:date="2026-05-01T19:25:00Z">
                  <w:rPr>
                    <w:noProof/>
                    <w:webHidden/>
                  </w:rPr>
                </w:rPrChange>
              </w:rPr>
              <w:fldChar w:fldCharType="end"/>
            </w:r>
            <w:r w:rsidRPr="00EB572E" w:rsidDel="00EB572E">
              <w:rPr>
                <w:rStyle w:val="Hyperlink"/>
                <w:b/>
                <w:bCs/>
                <w:noProof/>
                <w:sz w:val="24"/>
                <w:szCs w:val="24"/>
                <w:rPrChange w:id="121" w:author="Muhammad Awais" w:date="2026-05-01T19:25:00Z">
                  <w:rPr>
                    <w:rStyle w:val="Hyperlink"/>
                    <w:noProof/>
                  </w:rPr>
                </w:rPrChange>
              </w:rPr>
              <w:fldChar w:fldCharType="end"/>
            </w:r>
          </w:del>
        </w:p>
        <w:p w14:paraId="31D85F0D" w14:textId="7A576426" w:rsidR="00EB572E" w:rsidRPr="00EB572E" w:rsidDel="00EB572E" w:rsidRDefault="00EB572E" w:rsidP="00EB572E">
          <w:pPr>
            <w:pStyle w:val="TOC1"/>
            <w:tabs>
              <w:tab w:val="right" w:leader="dot" w:pos="10456"/>
            </w:tabs>
            <w:jc w:val="both"/>
            <w:rPr>
              <w:del w:id="122" w:author="Muhammad Awais" w:date="2026-05-01T19:26:00Z"/>
              <w:b/>
              <w:bCs/>
              <w:noProof/>
              <w:sz w:val="24"/>
              <w:szCs w:val="24"/>
              <w:rPrChange w:id="123" w:author="Muhammad Awais" w:date="2026-05-01T19:25:00Z">
                <w:rPr>
                  <w:del w:id="124" w:author="Muhammad Awais" w:date="2026-05-01T19:26:00Z"/>
                  <w:noProof/>
                </w:rPr>
              </w:rPrChange>
            </w:rPr>
            <w:pPrChange w:id="125" w:author="Muhammad Awais" w:date="2026-05-01T19:26:00Z">
              <w:pPr>
                <w:pStyle w:val="TOC3"/>
                <w:tabs>
                  <w:tab w:val="right" w:leader="dot" w:pos="10456"/>
                </w:tabs>
              </w:pPr>
            </w:pPrChange>
          </w:pPr>
          <w:del w:id="126" w:author="Muhammad Awais" w:date="2026-05-01T19:26:00Z">
            <w:r w:rsidRPr="00EB572E" w:rsidDel="00EB572E">
              <w:rPr>
                <w:rStyle w:val="Hyperlink"/>
                <w:b/>
                <w:bCs/>
                <w:noProof/>
                <w:sz w:val="24"/>
                <w:szCs w:val="24"/>
                <w:rPrChange w:id="127" w:author="Muhammad Awais" w:date="2026-05-01T19:25:00Z">
                  <w:rPr>
                    <w:rStyle w:val="Hyperlink"/>
                    <w:noProof/>
                  </w:rPr>
                </w:rPrChange>
              </w:rPr>
              <w:fldChar w:fldCharType="begin"/>
            </w:r>
            <w:r w:rsidRPr="00EB572E" w:rsidDel="00EB572E">
              <w:rPr>
                <w:rStyle w:val="Hyperlink"/>
                <w:b/>
                <w:bCs/>
                <w:noProof/>
                <w:sz w:val="24"/>
                <w:szCs w:val="24"/>
                <w:rPrChange w:id="128" w:author="Muhammad Awais" w:date="2026-05-01T19:25:00Z">
                  <w:rPr>
                    <w:rStyle w:val="Hyperlink"/>
                    <w:noProof/>
                  </w:rPr>
                </w:rPrChange>
              </w:rPr>
              <w:delInstrText xml:space="preserve"> </w:delInstrText>
            </w:r>
            <w:r w:rsidRPr="00EB572E" w:rsidDel="00EB572E">
              <w:rPr>
                <w:b/>
                <w:bCs/>
                <w:noProof/>
                <w:sz w:val="24"/>
                <w:szCs w:val="24"/>
                <w:rPrChange w:id="129" w:author="Muhammad Awais" w:date="2026-05-01T19:25:00Z">
                  <w:rPr>
                    <w:noProof/>
                  </w:rPr>
                </w:rPrChange>
              </w:rPr>
              <w:delInstrText>HYPERLINK \l "_Toc228555941"</w:delInstrText>
            </w:r>
            <w:r w:rsidRPr="00EB572E" w:rsidDel="00EB572E">
              <w:rPr>
                <w:rStyle w:val="Hyperlink"/>
                <w:b/>
                <w:bCs/>
                <w:noProof/>
                <w:sz w:val="24"/>
                <w:szCs w:val="24"/>
                <w:rPrChange w:id="130" w:author="Muhammad Awais" w:date="2026-05-01T19:25:00Z">
                  <w:rPr>
                    <w:rStyle w:val="Hyperlink"/>
                    <w:noProof/>
                  </w:rPr>
                </w:rPrChange>
              </w:rPr>
              <w:delInstrText xml:space="preserve"> </w:delInstrText>
            </w:r>
            <w:r w:rsidRPr="00EB572E" w:rsidDel="00EB572E">
              <w:rPr>
                <w:rStyle w:val="Hyperlink"/>
                <w:b/>
                <w:bCs/>
                <w:noProof/>
                <w:sz w:val="24"/>
                <w:szCs w:val="24"/>
                <w:rPrChange w:id="131" w:author="Muhammad Awais" w:date="2026-05-01T19:25:00Z">
                  <w:rPr>
                    <w:rStyle w:val="Hyperlink"/>
                    <w:noProof/>
                  </w:rPr>
                </w:rPrChange>
              </w:rPr>
            </w:r>
            <w:r w:rsidRPr="00EB572E" w:rsidDel="00EB572E">
              <w:rPr>
                <w:rStyle w:val="Hyperlink"/>
                <w:b/>
                <w:bCs/>
                <w:noProof/>
                <w:sz w:val="24"/>
                <w:szCs w:val="24"/>
                <w:rPrChange w:id="132" w:author="Muhammad Awais" w:date="2026-05-01T19:25:00Z">
                  <w:rPr>
                    <w:rStyle w:val="Hyperlink"/>
                    <w:noProof/>
                  </w:rPr>
                </w:rPrChange>
              </w:rPr>
              <w:fldChar w:fldCharType="separate"/>
            </w:r>
            <w:r w:rsidRPr="00EB572E" w:rsidDel="00EB572E">
              <w:rPr>
                <w:rStyle w:val="Hyperlink"/>
                <w:b/>
                <w:bCs/>
                <w:noProof/>
                <w:sz w:val="24"/>
                <w:szCs w:val="24"/>
                <w:rPrChange w:id="133" w:author="Muhammad Awais" w:date="2026-05-01T19:25:00Z">
                  <w:rPr>
                    <w:rStyle w:val="Hyperlink"/>
                    <w:noProof/>
                  </w:rPr>
                </w:rPrChange>
              </w:rPr>
              <w:delText>Syeda Areej E Fatima</w:delText>
            </w:r>
            <w:r w:rsidRPr="00EB572E" w:rsidDel="00EB572E">
              <w:rPr>
                <w:b/>
                <w:bCs/>
                <w:noProof/>
                <w:webHidden/>
                <w:sz w:val="24"/>
                <w:szCs w:val="24"/>
                <w:rPrChange w:id="134" w:author="Muhammad Awais" w:date="2026-05-01T19:25:00Z">
                  <w:rPr>
                    <w:noProof/>
                    <w:webHidden/>
                  </w:rPr>
                </w:rPrChange>
              </w:rPr>
              <w:tab/>
            </w:r>
            <w:r w:rsidRPr="00EB572E" w:rsidDel="00EB572E">
              <w:rPr>
                <w:b/>
                <w:bCs/>
                <w:noProof/>
                <w:webHidden/>
                <w:sz w:val="24"/>
                <w:szCs w:val="24"/>
                <w:rPrChange w:id="135" w:author="Muhammad Awais" w:date="2026-05-01T19:25:00Z">
                  <w:rPr>
                    <w:noProof/>
                    <w:webHidden/>
                  </w:rPr>
                </w:rPrChange>
              </w:rPr>
              <w:fldChar w:fldCharType="begin"/>
            </w:r>
            <w:r w:rsidRPr="00EB572E" w:rsidDel="00EB572E">
              <w:rPr>
                <w:b/>
                <w:bCs/>
                <w:noProof/>
                <w:webHidden/>
                <w:sz w:val="24"/>
                <w:szCs w:val="24"/>
                <w:rPrChange w:id="136" w:author="Muhammad Awais" w:date="2026-05-01T19:25:00Z">
                  <w:rPr>
                    <w:noProof/>
                    <w:webHidden/>
                  </w:rPr>
                </w:rPrChange>
              </w:rPr>
              <w:delInstrText xml:space="preserve"> PAGEREF _Toc228555941 \h </w:delInstrText>
            </w:r>
            <w:r w:rsidRPr="00EB572E" w:rsidDel="00EB572E">
              <w:rPr>
                <w:b/>
                <w:bCs/>
                <w:noProof/>
                <w:webHidden/>
                <w:sz w:val="24"/>
                <w:szCs w:val="24"/>
                <w:rPrChange w:id="137" w:author="Muhammad Awais" w:date="2026-05-01T19:25:00Z">
                  <w:rPr>
                    <w:noProof/>
                    <w:webHidden/>
                  </w:rPr>
                </w:rPrChange>
              </w:rPr>
            </w:r>
            <w:r w:rsidRPr="00EB572E" w:rsidDel="00EB572E">
              <w:rPr>
                <w:b/>
                <w:bCs/>
                <w:noProof/>
                <w:webHidden/>
                <w:sz w:val="24"/>
                <w:szCs w:val="24"/>
                <w:rPrChange w:id="138" w:author="Muhammad Awais" w:date="2026-05-01T19:25:00Z">
                  <w:rPr>
                    <w:noProof/>
                    <w:webHidden/>
                  </w:rPr>
                </w:rPrChange>
              </w:rPr>
              <w:fldChar w:fldCharType="separate"/>
            </w:r>
            <w:r w:rsidRPr="00EB572E" w:rsidDel="00EB572E">
              <w:rPr>
                <w:b/>
                <w:bCs/>
                <w:noProof/>
                <w:webHidden/>
                <w:sz w:val="24"/>
                <w:szCs w:val="24"/>
                <w:rPrChange w:id="139" w:author="Muhammad Awais" w:date="2026-05-01T19:25:00Z">
                  <w:rPr>
                    <w:noProof/>
                    <w:webHidden/>
                  </w:rPr>
                </w:rPrChange>
              </w:rPr>
              <w:delText>8</w:delText>
            </w:r>
            <w:r w:rsidRPr="00EB572E" w:rsidDel="00EB572E">
              <w:rPr>
                <w:b/>
                <w:bCs/>
                <w:noProof/>
                <w:webHidden/>
                <w:sz w:val="24"/>
                <w:szCs w:val="24"/>
                <w:rPrChange w:id="140" w:author="Muhammad Awais" w:date="2026-05-01T19:25:00Z">
                  <w:rPr>
                    <w:noProof/>
                    <w:webHidden/>
                  </w:rPr>
                </w:rPrChange>
              </w:rPr>
              <w:fldChar w:fldCharType="end"/>
            </w:r>
            <w:r w:rsidRPr="00EB572E" w:rsidDel="00EB572E">
              <w:rPr>
                <w:rStyle w:val="Hyperlink"/>
                <w:b/>
                <w:bCs/>
                <w:noProof/>
                <w:sz w:val="24"/>
                <w:szCs w:val="24"/>
                <w:rPrChange w:id="141" w:author="Muhammad Awais" w:date="2026-05-01T19:25:00Z">
                  <w:rPr>
                    <w:rStyle w:val="Hyperlink"/>
                    <w:noProof/>
                  </w:rPr>
                </w:rPrChange>
              </w:rPr>
              <w:fldChar w:fldCharType="end"/>
            </w:r>
          </w:del>
        </w:p>
        <w:p w14:paraId="54C337A9" w14:textId="6C1B72C9" w:rsidR="00EB572E" w:rsidRPr="00EB572E" w:rsidRDefault="00EB572E" w:rsidP="00EB572E">
          <w:pPr>
            <w:pStyle w:val="TOC1"/>
            <w:tabs>
              <w:tab w:val="right" w:leader="dot" w:pos="10456"/>
            </w:tabs>
            <w:jc w:val="both"/>
            <w:rPr>
              <w:b/>
              <w:bCs/>
              <w:noProof/>
              <w:sz w:val="24"/>
              <w:szCs w:val="24"/>
              <w:rPrChange w:id="142" w:author="Muhammad Awais" w:date="2026-05-01T19:25:00Z">
                <w:rPr>
                  <w:noProof/>
                </w:rPr>
              </w:rPrChange>
            </w:rPr>
            <w:pPrChange w:id="143" w:author="Muhammad Awais" w:date="2026-05-01T19:26:00Z">
              <w:pPr>
                <w:pStyle w:val="TOC3"/>
                <w:tabs>
                  <w:tab w:val="right" w:leader="dot" w:pos="10456"/>
                </w:tabs>
              </w:pPr>
            </w:pPrChange>
          </w:pPr>
          <w:del w:id="144" w:author="Muhammad Awais" w:date="2026-05-01T19:26:00Z">
            <w:r w:rsidRPr="00EB572E" w:rsidDel="00EB572E">
              <w:rPr>
                <w:rStyle w:val="Hyperlink"/>
                <w:b/>
                <w:bCs/>
                <w:noProof/>
                <w:sz w:val="24"/>
                <w:szCs w:val="24"/>
                <w:rPrChange w:id="145" w:author="Muhammad Awais" w:date="2026-05-01T19:25:00Z">
                  <w:rPr>
                    <w:rStyle w:val="Hyperlink"/>
                    <w:noProof/>
                  </w:rPr>
                </w:rPrChange>
              </w:rPr>
              <w:fldChar w:fldCharType="begin"/>
            </w:r>
            <w:r w:rsidRPr="00EB572E" w:rsidDel="00EB572E">
              <w:rPr>
                <w:rStyle w:val="Hyperlink"/>
                <w:b/>
                <w:bCs/>
                <w:noProof/>
                <w:sz w:val="24"/>
                <w:szCs w:val="24"/>
                <w:rPrChange w:id="146" w:author="Muhammad Awais" w:date="2026-05-01T19:25:00Z">
                  <w:rPr>
                    <w:rStyle w:val="Hyperlink"/>
                    <w:noProof/>
                  </w:rPr>
                </w:rPrChange>
              </w:rPr>
              <w:delInstrText xml:space="preserve"> </w:delInstrText>
            </w:r>
            <w:r w:rsidRPr="00EB572E" w:rsidDel="00EB572E">
              <w:rPr>
                <w:b/>
                <w:bCs/>
                <w:noProof/>
                <w:sz w:val="24"/>
                <w:szCs w:val="24"/>
                <w:rPrChange w:id="147" w:author="Muhammad Awais" w:date="2026-05-01T19:25:00Z">
                  <w:rPr>
                    <w:noProof/>
                  </w:rPr>
                </w:rPrChange>
              </w:rPr>
              <w:delInstrText>HYPERLINK \l "_Toc228555942"</w:delInstrText>
            </w:r>
            <w:r w:rsidRPr="00EB572E" w:rsidDel="00EB572E">
              <w:rPr>
                <w:rStyle w:val="Hyperlink"/>
                <w:b/>
                <w:bCs/>
                <w:noProof/>
                <w:sz w:val="24"/>
                <w:szCs w:val="24"/>
                <w:rPrChange w:id="148" w:author="Muhammad Awais" w:date="2026-05-01T19:25:00Z">
                  <w:rPr>
                    <w:rStyle w:val="Hyperlink"/>
                    <w:noProof/>
                  </w:rPr>
                </w:rPrChange>
              </w:rPr>
              <w:delInstrText xml:space="preserve"> </w:delInstrText>
            </w:r>
            <w:r w:rsidRPr="00EB572E" w:rsidDel="00EB572E">
              <w:rPr>
                <w:rStyle w:val="Hyperlink"/>
                <w:b/>
                <w:bCs/>
                <w:noProof/>
                <w:sz w:val="24"/>
                <w:szCs w:val="24"/>
                <w:rPrChange w:id="149" w:author="Muhammad Awais" w:date="2026-05-01T19:25:00Z">
                  <w:rPr>
                    <w:rStyle w:val="Hyperlink"/>
                    <w:noProof/>
                  </w:rPr>
                </w:rPrChange>
              </w:rPr>
            </w:r>
            <w:r w:rsidRPr="00EB572E" w:rsidDel="00EB572E">
              <w:rPr>
                <w:rStyle w:val="Hyperlink"/>
                <w:b/>
                <w:bCs/>
                <w:noProof/>
                <w:sz w:val="24"/>
                <w:szCs w:val="24"/>
                <w:rPrChange w:id="150" w:author="Muhammad Awais" w:date="2026-05-01T19:25:00Z">
                  <w:rPr>
                    <w:rStyle w:val="Hyperlink"/>
                    <w:noProof/>
                  </w:rPr>
                </w:rPrChange>
              </w:rPr>
              <w:fldChar w:fldCharType="separate"/>
            </w:r>
            <w:r w:rsidRPr="00EB572E" w:rsidDel="00EB572E">
              <w:rPr>
                <w:rStyle w:val="Hyperlink"/>
                <w:b/>
                <w:bCs/>
                <w:noProof/>
                <w:sz w:val="24"/>
                <w:szCs w:val="24"/>
                <w:rPrChange w:id="151" w:author="Muhammad Awais" w:date="2026-05-01T19:25:00Z">
                  <w:rPr>
                    <w:rStyle w:val="Hyperlink"/>
                    <w:noProof/>
                  </w:rPr>
                </w:rPrChange>
              </w:rPr>
              <w:delText>Waleeja Khan</w:delText>
            </w:r>
            <w:r w:rsidRPr="00EB572E" w:rsidDel="00EB572E">
              <w:rPr>
                <w:b/>
                <w:bCs/>
                <w:noProof/>
                <w:webHidden/>
                <w:sz w:val="24"/>
                <w:szCs w:val="24"/>
                <w:rPrChange w:id="152" w:author="Muhammad Awais" w:date="2026-05-01T19:25:00Z">
                  <w:rPr>
                    <w:noProof/>
                    <w:webHidden/>
                  </w:rPr>
                </w:rPrChange>
              </w:rPr>
              <w:tab/>
            </w:r>
            <w:r w:rsidRPr="00EB572E" w:rsidDel="00EB572E">
              <w:rPr>
                <w:b/>
                <w:bCs/>
                <w:noProof/>
                <w:webHidden/>
                <w:sz w:val="24"/>
                <w:szCs w:val="24"/>
                <w:rPrChange w:id="153" w:author="Muhammad Awais" w:date="2026-05-01T19:25:00Z">
                  <w:rPr>
                    <w:noProof/>
                    <w:webHidden/>
                  </w:rPr>
                </w:rPrChange>
              </w:rPr>
              <w:fldChar w:fldCharType="begin"/>
            </w:r>
            <w:r w:rsidRPr="00EB572E" w:rsidDel="00EB572E">
              <w:rPr>
                <w:b/>
                <w:bCs/>
                <w:noProof/>
                <w:webHidden/>
                <w:sz w:val="24"/>
                <w:szCs w:val="24"/>
                <w:rPrChange w:id="154" w:author="Muhammad Awais" w:date="2026-05-01T19:25:00Z">
                  <w:rPr>
                    <w:noProof/>
                    <w:webHidden/>
                  </w:rPr>
                </w:rPrChange>
              </w:rPr>
              <w:delInstrText xml:space="preserve"> PAGEREF _Toc228555942 \h </w:delInstrText>
            </w:r>
            <w:r w:rsidRPr="00EB572E" w:rsidDel="00EB572E">
              <w:rPr>
                <w:b/>
                <w:bCs/>
                <w:noProof/>
                <w:webHidden/>
                <w:sz w:val="24"/>
                <w:szCs w:val="24"/>
                <w:rPrChange w:id="155" w:author="Muhammad Awais" w:date="2026-05-01T19:25:00Z">
                  <w:rPr>
                    <w:noProof/>
                    <w:webHidden/>
                  </w:rPr>
                </w:rPrChange>
              </w:rPr>
            </w:r>
            <w:r w:rsidRPr="00EB572E" w:rsidDel="00EB572E">
              <w:rPr>
                <w:b/>
                <w:bCs/>
                <w:noProof/>
                <w:webHidden/>
                <w:sz w:val="24"/>
                <w:szCs w:val="24"/>
                <w:rPrChange w:id="156" w:author="Muhammad Awais" w:date="2026-05-01T19:25:00Z">
                  <w:rPr>
                    <w:noProof/>
                    <w:webHidden/>
                  </w:rPr>
                </w:rPrChange>
              </w:rPr>
              <w:fldChar w:fldCharType="separate"/>
            </w:r>
            <w:r w:rsidRPr="00EB572E" w:rsidDel="00EB572E">
              <w:rPr>
                <w:b/>
                <w:bCs/>
                <w:noProof/>
                <w:webHidden/>
                <w:sz w:val="24"/>
                <w:szCs w:val="24"/>
                <w:rPrChange w:id="157" w:author="Muhammad Awais" w:date="2026-05-01T19:25:00Z">
                  <w:rPr>
                    <w:noProof/>
                    <w:webHidden/>
                  </w:rPr>
                </w:rPrChange>
              </w:rPr>
              <w:delText>8</w:delText>
            </w:r>
            <w:r w:rsidRPr="00EB572E" w:rsidDel="00EB572E">
              <w:rPr>
                <w:b/>
                <w:bCs/>
                <w:noProof/>
                <w:webHidden/>
                <w:sz w:val="24"/>
                <w:szCs w:val="24"/>
                <w:rPrChange w:id="158" w:author="Muhammad Awais" w:date="2026-05-01T19:25:00Z">
                  <w:rPr>
                    <w:noProof/>
                    <w:webHidden/>
                  </w:rPr>
                </w:rPrChange>
              </w:rPr>
              <w:fldChar w:fldCharType="end"/>
            </w:r>
            <w:r w:rsidRPr="00EB572E" w:rsidDel="00EB572E">
              <w:rPr>
                <w:rStyle w:val="Hyperlink"/>
                <w:b/>
                <w:bCs/>
                <w:noProof/>
                <w:sz w:val="24"/>
                <w:szCs w:val="24"/>
                <w:rPrChange w:id="159" w:author="Muhammad Awais" w:date="2026-05-01T19:25:00Z">
                  <w:rPr>
                    <w:rStyle w:val="Hyperlink"/>
                    <w:noProof/>
                  </w:rPr>
                </w:rPrChange>
              </w:rPr>
              <w:fldChar w:fldCharType="end"/>
            </w:r>
          </w:del>
        </w:p>
        <w:p w14:paraId="603B223D" w14:textId="7814D057" w:rsidR="00EB572E" w:rsidRPr="00EB572E" w:rsidRDefault="00EB572E" w:rsidP="00EB572E">
          <w:pPr>
            <w:pStyle w:val="TOC2"/>
            <w:tabs>
              <w:tab w:val="right" w:leader="dot" w:pos="10456"/>
            </w:tabs>
            <w:jc w:val="both"/>
            <w:rPr>
              <w:b/>
              <w:bCs/>
              <w:noProof/>
              <w:sz w:val="24"/>
              <w:szCs w:val="24"/>
              <w:rPrChange w:id="160" w:author="Muhammad Awais" w:date="2026-05-01T19:25:00Z">
                <w:rPr>
                  <w:noProof/>
                </w:rPr>
              </w:rPrChange>
            </w:rPr>
            <w:pPrChange w:id="161" w:author="Muhammad Awais" w:date="2026-05-01T19:27:00Z">
              <w:pPr>
                <w:pStyle w:val="TOC2"/>
                <w:tabs>
                  <w:tab w:val="right" w:leader="dot" w:pos="10456"/>
                </w:tabs>
              </w:pPr>
            </w:pPrChange>
          </w:pPr>
          <w:r w:rsidRPr="00EB572E">
            <w:rPr>
              <w:rStyle w:val="Hyperlink"/>
              <w:b/>
              <w:bCs/>
              <w:noProof/>
              <w:sz w:val="24"/>
              <w:szCs w:val="24"/>
              <w:rPrChange w:id="162" w:author="Muhammad Awais" w:date="2026-05-01T19:25:00Z">
                <w:rPr>
                  <w:rStyle w:val="Hyperlink"/>
                  <w:noProof/>
                </w:rPr>
              </w:rPrChange>
            </w:rPr>
            <w:fldChar w:fldCharType="begin"/>
          </w:r>
          <w:r w:rsidRPr="00EB572E">
            <w:rPr>
              <w:rStyle w:val="Hyperlink"/>
              <w:b/>
              <w:bCs/>
              <w:noProof/>
              <w:sz w:val="24"/>
              <w:szCs w:val="24"/>
              <w:rPrChange w:id="163" w:author="Muhammad Awais" w:date="2026-05-01T19:25:00Z">
                <w:rPr>
                  <w:rStyle w:val="Hyperlink"/>
                  <w:noProof/>
                </w:rPr>
              </w:rPrChange>
            </w:rPr>
            <w:instrText xml:space="preserve"> </w:instrText>
          </w:r>
          <w:r w:rsidRPr="00EB572E">
            <w:rPr>
              <w:b/>
              <w:bCs/>
              <w:noProof/>
              <w:sz w:val="24"/>
              <w:szCs w:val="24"/>
              <w:rPrChange w:id="164" w:author="Muhammad Awais" w:date="2026-05-01T19:25:00Z">
                <w:rPr>
                  <w:noProof/>
                </w:rPr>
              </w:rPrChange>
            </w:rPr>
            <w:instrText>HYPERLINK \l "_Toc228555943"</w:instrText>
          </w:r>
          <w:r w:rsidRPr="00EB572E">
            <w:rPr>
              <w:rStyle w:val="Hyperlink"/>
              <w:b/>
              <w:bCs/>
              <w:noProof/>
              <w:sz w:val="24"/>
              <w:szCs w:val="24"/>
              <w:rPrChange w:id="165" w:author="Muhammad Awais" w:date="2026-05-01T19:25:00Z">
                <w:rPr>
                  <w:rStyle w:val="Hyperlink"/>
                  <w:noProof/>
                </w:rPr>
              </w:rPrChange>
            </w:rPr>
            <w:instrText xml:space="preserve"> </w:instrText>
          </w:r>
          <w:r w:rsidRPr="00EB572E">
            <w:rPr>
              <w:rStyle w:val="Hyperlink"/>
              <w:b/>
              <w:bCs/>
              <w:noProof/>
              <w:sz w:val="24"/>
              <w:szCs w:val="24"/>
              <w:rPrChange w:id="166" w:author="Muhammad Awais" w:date="2026-05-01T19:25:00Z">
                <w:rPr>
                  <w:rStyle w:val="Hyperlink"/>
                  <w:noProof/>
                </w:rPr>
              </w:rPrChange>
            </w:rPr>
          </w:r>
          <w:r w:rsidRPr="00EB572E">
            <w:rPr>
              <w:rStyle w:val="Hyperlink"/>
              <w:b/>
              <w:bCs/>
              <w:noProof/>
              <w:sz w:val="24"/>
              <w:szCs w:val="24"/>
              <w:rPrChange w:id="167" w:author="Muhammad Awais" w:date="2026-05-01T19:25:00Z">
                <w:rPr>
                  <w:rStyle w:val="Hyperlink"/>
                  <w:noProof/>
                </w:rPr>
              </w:rPrChange>
            </w:rPr>
            <w:fldChar w:fldCharType="separate"/>
          </w:r>
          <w:r w:rsidRPr="00EB572E">
            <w:rPr>
              <w:rStyle w:val="Hyperlink"/>
              <w:b/>
              <w:bCs/>
              <w:noProof/>
              <w:sz w:val="24"/>
              <w:szCs w:val="24"/>
              <w:rPrChange w:id="168" w:author="Muhammad Awais" w:date="2026-05-01T19:25:00Z">
                <w:rPr>
                  <w:rStyle w:val="Hyperlink"/>
                  <w:noProof/>
                </w:rPr>
              </w:rPrChange>
            </w:rPr>
            <w:t>Introduction</w:t>
          </w:r>
          <w:r w:rsidRPr="00EB572E">
            <w:rPr>
              <w:b/>
              <w:bCs/>
              <w:noProof/>
              <w:webHidden/>
              <w:sz w:val="24"/>
              <w:szCs w:val="24"/>
              <w:rPrChange w:id="169" w:author="Muhammad Awais" w:date="2026-05-01T19:25:00Z">
                <w:rPr>
                  <w:noProof/>
                  <w:webHidden/>
                </w:rPr>
              </w:rPrChange>
            </w:rPr>
            <w:tab/>
          </w:r>
          <w:r w:rsidRPr="00EB572E">
            <w:rPr>
              <w:b/>
              <w:bCs/>
              <w:noProof/>
              <w:webHidden/>
              <w:sz w:val="24"/>
              <w:szCs w:val="24"/>
              <w:rPrChange w:id="170" w:author="Muhammad Awais" w:date="2026-05-01T19:25:00Z">
                <w:rPr>
                  <w:noProof/>
                  <w:webHidden/>
                </w:rPr>
              </w:rPrChange>
            </w:rPr>
            <w:fldChar w:fldCharType="begin"/>
          </w:r>
          <w:r w:rsidRPr="00EB572E">
            <w:rPr>
              <w:b/>
              <w:bCs/>
              <w:noProof/>
              <w:webHidden/>
              <w:sz w:val="24"/>
              <w:szCs w:val="24"/>
              <w:rPrChange w:id="171" w:author="Muhammad Awais" w:date="2026-05-01T19:25:00Z">
                <w:rPr>
                  <w:noProof/>
                  <w:webHidden/>
                </w:rPr>
              </w:rPrChange>
            </w:rPr>
            <w:instrText xml:space="preserve"> PAGEREF _Toc228555943 \h </w:instrText>
          </w:r>
          <w:r w:rsidRPr="00EB572E">
            <w:rPr>
              <w:b/>
              <w:bCs/>
              <w:noProof/>
              <w:webHidden/>
              <w:sz w:val="24"/>
              <w:szCs w:val="24"/>
              <w:rPrChange w:id="172" w:author="Muhammad Awais" w:date="2026-05-01T19:25:00Z">
                <w:rPr>
                  <w:noProof/>
                  <w:webHidden/>
                </w:rPr>
              </w:rPrChange>
            </w:rPr>
          </w:r>
          <w:r w:rsidRPr="00EB572E">
            <w:rPr>
              <w:b/>
              <w:bCs/>
              <w:noProof/>
              <w:webHidden/>
              <w:sz w:val="24"/>
              <w:szCs w:val="24"/>
              <w:rPrChange w:id="173" w:author="Muhammad Awais" w:date="2026-05-01T19:25:00Z">
                <w:rPr>
                  <w:noProof/>
                  <w:webHidden/>
                </w:rPr>
              </w:rPrChange>
            </w:rPr>
            <w:fldChar w:fldCharType="separate"/>
          </w:r>
          <w:r w:rsidRPr="00EB572E">
            <w:rPr>
              <w:b/>
              <w:bCs/>
              <w:noProof/>
              <w:webHidden/>
              <w:sz w:val="24"/>
              <w:szCs w:val="24"/>
              <w:rPrChange w:id="174" w:author="Muhammad Awais" w:date="2026-05-01T19:25:00Z">
                <w:rPr>
                  <w:noProof/>
                  <w:webHidden/>
                </w:rPr>
              </w:rPrChange>
            </w:rPr>
            <w:t>9</w:t>
          </w:r>
          <w:r w:rsidRPr="00EB572E">
            <w:rPr>
              <w:b/>
              <w:bCs/>
              <w:noProof/>
              <w:webHidden/>
              <w:sz w:val="24"/>
              <w:szCs w:val="24"/>
              <w:rPrChange w:id="175" w:author="Muhammad Awais" w:date="2026-05-01T19:25:00Z">
                <w:rPr>
                  <w:noProof/>
                  <w:webHidden/>
                </w:rPr>
              </w:rPrChange>
            </w:rPr>
            <w:fldChar w:fldCharType="end"/>
          </w:r>
          <w:r w:rsidRPr="00EB572E">
            <w:rPr>
              <w:rStyle w:val="Hyperlink"/>
              <w:b/>
              <w:bCs/>
              <w:noProof/>
              <w:sz w:val="24"/>
              <w:szCs w:val="24"/>
              <w:rPrChange w:id="176" w:author="Muhammad Awais" w:date="2026-05-01T19:25:00Z">
                <w:rPr>
                  <w:rStyle w:val="Hyperlink"/>
                  <w:noProof/>
                </w:rPr>
              </w:rPrChange>
            </w:rPr>
            <w:fldChar w:fldCharType="end"/>
          </w:r>
        </w:p>
        <w:p w14:paraId="579D61D0" w14:textId="6F6F1911" w:rsidR="00EB572E" w:rsidRPr="00EB572E" w:rsidRDefault="00EB572E" w:rsidP="00EB572E">
          <w:pPr>
            <w:pStyle w:val="TOC3"/>
            <w:jc w:val="both"/>
            <w:rPr>
              <w:noProof/>
            </w:rPr>
            <w:pPrChange w:id="177" w:author="Muhammad Awais" w:date="2026-05-01T19:27:00Z">
              <w:pPr>
                <w:pStyle w:val="TOC3"/>
                <w:tabs>
                  <w:tab w:val="left" w:pos="960"/>
                  <w:tab w:val="right" w:leader="dot" w:pos="10456"/>
                </w:tabs>
              </w:pPr>
            </w:pPrChange>
          </w:pPr>
          <w:r w:rsidRPr="00EB572E">
            <w:rPr>
              <w:rStyle w:val="Hyperlink"/>
              <w:b/>
              <w:bCs/>
              <w:noProof/>
              <w:sz w:val="24"/>
              <w:szCs w:val="24"/>
              <w:rPrChange w:id="178" w:author="Muhammad Awais" w:date="2026-05-01T19:25:00Z">
                <w:rPr>
                  <w:rStyle w:val="Hyperlink"/>
                  <w:noProof/>
                </w:rPr>
              </w:rPrChange>
            </w:rPr>
            <w:fldChar w:fldCharType="begin"/>
          </w:r>
          <w:r w:rsidRPr="00EB572E">
            <w:rPr>
              <w:rStyle w:val="Hyperlink"/>
              <w:b/>
              <w:bCs/>
              <w:noProof/>
              <w:sz w:val="24"/>
              <w:szCs w:val="24"/>
              <w:rPrChange w:id="179" w:author="Muhammad Awais" w:date="2026-05-01T19:25:00Z">
                <w:rPr>
                  <w:rStyle w:val="Hyperlink"/>
                  <w:noProof/>
                </w:rPr>
              </w:rPrChange>
            </w:rPr>
            <w:instrText xml:space="preserve"> </w:instrText>
          </w:r>
          <w:r w:rsidRPr="00EB572E">
            <w:rPr>
              <w:noProof/>
            </w:rPr>
            <w:instrText>HYPERLINK \l "_Toc228555944"</w:instrText>
          </w:r>
          <w:r w:rsidRPr="00EB572E">
            <w:rPr>
              <w:rStyle w:val="Hyperlink"/>
              <w:b/>
              <w:bCs/>
              <w:noProof/>
              <w:sz w:val="24"/>
              <w:szCs w:val="24"/>
              <w:rPrChange w:id="180" w:author="Muhammad Awais" w:date="2026-05-01T19:25:00Z">
                <w:rPr>
                  <w:rStyle w:val="Hyperlink"/>
                  <w:noProof/>
                </w:rPr>
              </w:rPrChange>
            </w:rPr>
            <w:instrText xml:space="preserve"> </w:instrText>
          </w:r>
          <w:r w:rsidRPr="00EB572E">
            <w:rPr>
              <w:rStyle w:val="Hyperlink"/>
              <w:b/>
              <w:bCs/>
              <w:noProof/>
              <w:sz w:val="24"/>
              <w:szCs w:val="24"/>
              <w:rPrChange w:id="181" w:author="Muhammad Awais" w:date="2026-05-01T19:25:00Z">
                <w:rPr>
                  <w:rStyle w:val="Hyperlink"/>
                  <w:noProof/>
                </w:rPr>
              </w:rPrChange>
            </w:rPr>
          </w:r>
          <w:r w:rsidRPr="00EB572E">
            <w:rPr>
              <w:rStyle w:val="Hyperlink"/>
              <w:b/>
              <w:bCs/>
              <w:noProof/>
              <w:sz w:val="24"/>
              <w:szCs w:val="24"/>
              <w:rPrChange w:id="182" w:author="Muhammad Awais" w:date="2026-05-01T19:25:00Z">
                <w:rPr>
                  <w:rStyle w:val="Hyperlink"/>
                  <w:noProof/>
                </w:rPr>
              </w:rPrChange>
            </w:rPr>
            <w:fldChar w:fldCharType="separate"/>
          </w:r>
          <w:r w:rsidRPr="00EB572E">
            <w:rPr>
              <w:rStyle w:val="Hyperlink"/>
              <w:b/>
              <w:bCs/>
              <w:noProof/>
              <w:sz w:val="24"/>
              <w:szCs w:val="24"/>
              <w:rPrChange w:id="183" w:author="Muhammad Awais" w:date="2026-05-01T19:25:00Z">
                <w:rPr>
                  <w:rStyle w:val="Hyperlink"/>
                  <w:noProof/>
                </w:rPr>
              </w:rPrChange>
            </w:rPr>
            <w:t>1.</w:t>
          </w:r>
          <w:r w:rsidRPr="00EB572E">
            <w:rPr>
              <w:noProof/>
            </w:rPr>
            <w:tab/>
          </w:r>
          <w:r w:rsidRPr="00EB572E">
            <w:rPr>
              <w:rStyle w:val="Hyperlink"/>
              <w:b/>
              <w:bCs/>
              <w:noProof/>
              <w:sz w:val="24"/>
              <w:szCs w:val="24"/>
              <w:rPrChange w:id="184" w:author="Muhammad Awais" w:date="2026-05-01T19:25:00Z">
                <w:rPr>
                  <w:rStyle w:val="Hyperlink"/>
                  <w:noProof/>
                </w:rPr>
              </w:rPrChange>
            </w:rPr>
            <w:t>Introduction to community service project</w:t>
          </w:r>
          <w:r w:rsidRPr="00EB572E">
            <w:rPr>
              <w:noProof/>
              <w:webHidden/>
            </w:rPr>
            <w:tab/>
          </w:r>
          <w:r w:rsidRPr="00EB572E">
            <w:rPr>
              <w:noProof/>
              <w:webHidden/>
            </w:rPr>
            <w:fldChar w:fldCharType="begin"/>
          </w:r>
          <w:r w:rsidRPr="00EB572E">
            <w:rPr>
              <w:noProof/>
              <w:webHidden/>
            </w:rPr>
            <w:instrText xml:space="preserve"> PAGEREF _Toc228555944 \h </w:instrText>
          </w:r>
          <w:r w:rsidRPr="00EB572E">
            <w:rPr>
              <w:noProof/>
              <w:webHidden/>
            </w:rPr>
          </w:r>
          <w:r w:rsidRPr="00EB572E">
            <w:rPr>
              <w:noProof/>
              <w:webHidden/>
            </w:rPr>
            <w:fldChar w:fldCharType="separate"/>
          </w:r>
          <w:r w:rsidRPr="00EB572E">
            <w:rPr>
              <w:noProof/>
              <w:webHidden/>
            </w:rPr>
            <w:t>9</w:t>
          </w:r>
          <w:r w:rsidRPr="00EB572E">
            <w:rPr>
              <w:noProof/>
              <w:webHidden/>
            </w:rPr>
            <w:fldChar w:fldCharType="end"/>
          </w:r>
          <w:r w:rsidRPr="00EB572E">
            <w:rPr>
              <w:rStyle w:val="Hyperlink"/>
              <w:b/>
              <w:bCs/>
              <w:noProof/>
              <w:sz w:val="24"/>
              <w:szCs w:val="24"/>
              <w:rPrChange w:id="185" w:author="Muhammad Awais" w:date="2026-05-01T19:25:00Z">
                <w:rPr>
                  <w:rStyle w:val="Hyperlink"/>
                  <w:noProof/>
                </w:rPr>
              </w:rPrChange>
            </w:rPr>
            <w:fldChar w:fldCharType="end"/>
          </w:r>
        </w:p>
        <w:p w14:paraId="4BBE58BB" w14:textId="41716B34" w:rsidR="00EB572E" w:rsidRPr="00EB572E" w:rsidRDefault="00EB572E" w:rsidP="00EB572E">
          <w:pPr>
            <w:pStyle w:val="TOC3"/>
            <w:jc w:val="both"/>
            <w:rPr>
              <w:noProof/>
            </w:rPr>
            <w:pPrChange w:id="186" w:author="Muhammad Awais" w:date="2026-05-01T19:27:00Z">
              <w:pPr>
                <w:pStyle w:val="TOC3"/>
                <w:tabs>
                  <w:tab w:val="left" w:pos="960"/>
                  <w:tab w:val="right" w:leader="dot" w:pos="10456"/>
                </w:tabs>
              </w:pPr>
            </w:pPrChange>
          </w:pPr>
          <w:r w:rsidRPr="00EB572E">
            <w:rPr>
              <w:rStyle w:val="Hyperlink"/>
              <w:b/>
              <w:bCs/>
              <w:noProof/>
              <w:sz w:val="24"/>
              <w:szCs w:val="24"/>
              <w:rPrChange w:id="187" w:author="Muhammad Awais" w:date="2026-05-01T19:25:00Z">
                <w:rPr>
                  <w:rStyle w:val="Hyperlink"/>
                  <w:noProof/>
                </w:rPr>
              </w:rPrChange>
            </w:rPr>
            <w:fldChar w:fldCharType="begin"/>
          </w:r>
          <w:r w:rsidRPr="00EB572E">
            <w:rPr>
              <w:rStyle w:val="Hyperlink"/>
              <w:b/>
              <w:bCs/>
              <w:noProof/>
              <w:sz w:val="24"/>
              <w:szCs w:val="24"/>
              <w:rPrChange w:id="188" w:author="Muhammad Awais" w:date="2026-05-01T19:25:00Z">
                <w:rPr>
                  <w:rStyle w:val="Hyperlink"/>
                  <w:noProof/>
                </w:rPr>
              </w:rPrChange>
            </w:rPr>
            <w:instrText xml:space="preserve"> </w:instrText>
          </w:r>
          <w:r w:rsidRPr="00EB572E">
            <w:rPr>
              <w:noProof/>
            </w:rPr>
            <w:instrText>HYPERLINK \l "_Toc228555945"</w:instrText>
          </w:r>
          <w:r w:rsidRPr="00EB572E">
            <w:rPr>
              <w:rStyle w:val="Hyperlink"/>
              <w:b/>
              <w:bCs/>
              <w:noProof/>
              <w:sz w:val="24"/>
              <w:szCs w:val="24"/>
              <w:rPrChange w:id="189" w:author="Muhammad Awais" w:date="2026-05-01T19:25:00Z">
                <w:rPr>
                  <w:rStyle w:val="Hyperlink"/>
                  <w:noProof/>
                </w:rPr>
              </w:rPrChange>
            </w:rPr>
            <w:instrText xml:space="preserve"> </w:instrText>
          </w:r>
          <w:r w:rsidRPr="00EB572E">
            <w:rPr>
              <w:rStyle w:val="Hyperlink"/>
              <w:b/>
              <w:bCs/>
              <w:noProof/>
              <w:sz w:val="24"/>
              <w:szCs w:val="24"/>
              <w:rPrChange w:id="190" w:author="Muhammad Awais" w:date="2026-05-01T19:25:00Z">
                <w:rPr>
                  <w:rStyle w:val="Hyperlink"/>
                  <w:noProof/>
                </w:rPr>
              </w:rPrChange>
            </w:rPr>
          </w:r>
          <w:r w:rsidRPr="00EB572E">
            <w:rPr>
              <w:rStyle w:val="Hyperlink"/>
              <w:b/>
              <w:bCs/>
              <w:noProof/>
              <w:sz w:val="24"/>
              <w:szCs w:val="24"/>
              <w:rPrChange w:id="191" w:author="Muhammad Awais" w:date="2026-05-01T19:25:00Z">
                <w:rPr>
                  <w:rStyle w:val="Hyperlink"/>
                  <w:noProof/>
                </w:rPr>
              </w:rPrChange>
            </w:rPr>
            <w:fldChar w:fldCharType="separate"/>
          </w:r>
          <w:r w:rsidRPr="00EB572E">
            <w:rPr>
              <w:rStyle w:val="Hyperlink"/>
              <w:b/>
              <w:bCs/>
              <w:noProof/>
              <w:sz w:val="24"/>
              <w:szCs w:val="24"/>
              <w:rPrChange w:id="192" w:author="Muhammad Awais" w:date="2026-05-01T19:25:00Z">
                <w:rPr>
                  <w:rStyle w:val="Hyperlink"/>
                  <w:noProof/>
                </w:rPr>
              </w:rPrChange>
            </w:rPr>
            <w:t>2.</w:t>
          </w:r>
          <w:r w:rsidRPr="00EB572E">
            <w:rPr>
              <w:noProof/>
            </w:rPr>
            <w:tab/>
          </w:r>
          <w:r w:rsidRPr="00EB572E">
            <w:rPr>
              <w:rStyle w:val="Hyperlink"/>
              <w:b/>
              <w:bCs/>
              <w:noProof/>
              <w:sz w:val="24"/>
              <w:szCs w:val="24"/>
              <w:rPrChange w:id="193" w:author="Muhammad Awais" w:date="2026-05-01T19:25:00Z">
                <w:rPr>
                  <w:rStyle w:val="Hyperlink"/>
                  <w:noProof/>
                </w:rPr>
              </w:rPrChange>
            </w:rPr>
            <w:t>Objectives and significance of the project</w:t>
          </w:r>
          <w:r w:rsidRPr="00EB572E">
            <w:rPr>
              <w:noProof/>
              <w:webHidden/>
            </w:rPr>
            <w:tab/>
          </w:r>
          <w:r w:rsidRPr="00EB572E">
            <w:rPr>
              <w:noProof/>
              <w:webHidden/>
            </w:rPr>
            <w:fldChar w:fldCharType="begin"/>
          </w:r>
          <w:r w:rsidRPr="00EB572E">
            <w:rPr>
              <w:noProof/>
              <w:webHidden/>
            </w:rPr>
            <w:instrText xml:space="preserve"> PAGEREF _Toc228555945 \h </w:instrText>
          </w:r>
          <w:r w:rsidRPr="00EB572E">
            <w:rPr>
              <w:noProof/>
              <w:webHidden/>
            </w:rPr>
          </w:r>
          <w:r w:rsidRPr="00EB572E">
            <w:rPr>
              <w:noProof/>
              <w:webHidden/>
            </w:rPr>
            <w:fldChar w:fldCharType="separate"/>
          </w:r>
          <w:r w:rsidRPr="00EB572E">
            <w:rPr>
              <w:noProof/>
              <w:webHidden/>
            </w:rPr>
            <w:t>9</w:t>
          </w:r>
          <w:r w:rsidRPr="00EB572E">
            <w:rPr>
              <w:noProof/>
              <w:webHidden/>
            </w:rPr>
            <w:fldChar w:fldCharType="end"/>
          </w:r>
          <w:r w:rsidRPr="00EB572E">
            <w:rPr>
              <w:rStyle w:val="Hyperlink"/>
              <w:b/>
              <w:bCs/>
              <w:noProof/>
              <w:sz w:val="24"/>
              <w:szCs w:val="24"/>
              <w:rPrChange w:id="194" w:author="Muhammad Awais" w:date="2026-05-01T19:25:00Z">
                <w:rPr>
                  <w:rStyle w:val="Hyperlink"/>
                  <w:noProof/>
                </w:rPr>
              </w:rPrChange>
            </w:rPr>
            <w:fldChar w:fldCharType="end"/>
          </w:r>
        </w:p>
        <w:p w14:paraId="605ED48D" w14:textId="25F1AA3D" w:rsidR="00EB572E" w:rsidRPr="00EB572E" w:rsidRDefault="00EB572E" w:rsidP="00EB572E">
          <w:pPr>
            <w:pStyle w:val="TOC3"/>
            <w:jc w:val="both"/>
            <w:rPr>
              <w:noProof/>
            </w:rPr>
            <w:pPrChange w:id="195" w:author="Muhammad Awais" w:date="2026-05-01T19:27:00Z">
              <w:pPr>
                <w:pStyle w:val="TOC3"/>
                <w:tabs>
                  <w:tab w:val="left" w:pos="960"/>
                  <w:tab w:val="right" w:leader="dot" w:pos="10456"/>
                </w:tabs>
              </w:pPr>
            </w:pPrChange>
          </w:pPr>
          <w:r w:rsidRPr="00EB572E">
            <w:rPr>
              <w:rStyle w:val="Hyperlink"/>
              <w:b/>
              <w:bCs/>
              <w:noProof/>
              <w:sz w:val="24"/>
              <w:szCs w:val="24"/>
              <w:rPrChange w:id="196" w:author="Muhammad Awais" w:date="2026-05-01T19:25:00Z">
                <w:rPr>
                  <w:rStyle w:val="Hyperlink"/>
                  <w:noProof/>
                </w:rPr>
              </w:rPrChange>
            </w:rPr>
            <w:fldChar w:fldCharType="begin"/>
          </w:r>
          <w:r w:rsidRPr="00EB572E">
            <w:rPr>
              <w:rStyle w:val="Hyperlink"/>
              <w:b/>
              <w:bCs/>
              <w:noProof/>
              <w:sz w:val="24"/>
              <w:szCs w:val="24"/>
              <w:rPrChange w:id="197" w:author="Muhammad Awais" w:date="2026-05-01T19:25:00Z">
                <w:rPr>
                  <w:rStyle w:val="Hyperlink"/>
                  <w:noProof/>
                </w:rPr>
              </w:rPrChange>
            </w:rPr>
            <w:instrText xml:space="preserve"> </w:instrText>
          </w:r>
          <w:r w:rsidRPr="00EB572E">
            <w:rPr>
              <w:noProof/>
            </w:rPr>
            <w:instrText>HYPERLINK \l "_Toc228555946"</w:instrText>
          </w:r>
          <w:r w:rsidRPr="00EB572E">
            <w:rPr>
              <w:rStyle w:val="Hyperlink"/>
              <w:b/>
              <w:bCs/>
              <w:noProof/>
              <w:sz w:val="24"/>
              <w:szCs w:val="24"/>
              <w:rPrChange w:id="198" w:author="Muhammad Awais" w:date="2026-05-01T19:25:00Z">
                <w:rPr>
                  <w:rStyle w:val="Hyperlink"/>
                  <w:noProof/>
                </w:rPr>
              </w:rPrChange>
            </w:rPr>
            <w:instrText xml:space="preserve"> </w:instrText>
          </w:r>
          <w:r w:rsidRPr="00EB572E">
            <w:rPr>
              <w:rStyle w:val="Hyperlink"/>
              <w:b/>
              <w:bCs/>
              <w:noProof/>
              <w:sz w:val="24"/>
              <w:szCs w:val="24"/>
              <w:rPrChange w:id="199" w:author="Muhammad Awais" w:date="2026-05-01T19:25:00Z">
                <w:rPr>
                  <w:rStyle w:val="Hyperlink"/>
                  <w:noProof/>
                </w:rPr>
              </w:rPrChange>
            </w:rPr>
          </w:r>
          <w:r w:rsidRPr="00EB572E">
            <w:rPr>
              <w:rStyle w:val="Hyperlink"/>
              <w:b/>
              <w:bCs/>
              <w:noProof/>
              <w:sz w:val="24"/>
              <w:szCs w:val="24"/>
              <w:rPrChange w:id="200" w:author="Muhammad Awais" w:date="2026-05-01T19:25:00Z">
                <w:rPr>
                  <w:rStyle w:val="Hyperlink"/>
                  <w:noProof/>
                </w:rPr>
              </w:rPrChange>
            </w:rPr>
            <w:fldChar w:fldCharType="separate"/>
          </w:r>
          <w:r w:rsidRPr="00EB572E">
            <w:rPr>
              <w:rStyle w:val="Hyperlink"/>
              <w:b/>
              <w:bCs/>
              <w:noProof/>
              <w:sz w:val="24"/>
              <w:szCs w:val="24"/>
              <w:rPrChange w:id="201" w:author="Muhammad Awais" w:date="2026-05-01T19:25:00Z">
                <w:rPr>
                  <w:rStyle w:val="Hyperlink"/>
                  <w:noProof/>
                </w:rPr>
              </w:rPrChange>
            </w:rPr>
            <w:t>3.</w:t>
          </w:r>
          <w:r w:rsidRPr="00EB572E">
            <w:rPr>
              <w:noProof/>
            </w:rPr>
            <w:tab/>
          </w:r>
          <w:r w:rsidRPr="00EB572E">
            <w:rPr>
              <w:rStyle w:val="Hyperlink"/>
              <w:b/>
              <w:bCs/>
              <w:noProof/>
              <w:sz w:val="24"/>
              <w:szCs w:val="24"/>
              <w:rPrChange w:id="202" w:author="Muhammad Awais" w:date="2026-05-01T19:25:00Z">
                <w:rPr>
                  <w:rStyle w:val="Hyperlink"/>
                  <w:noProof/>
                </w:rPr>
              </w:rPrChange>
            </w:rPr>
            <w:t>Alignment of specific SDGs with project goals</w:t>
          </w:r>
          <w:r w:rsidRPr="00EB572E">
            <w:rPr>
              <w:noProof/>
              <w:webHidden/>
            </w:rPr>
            <w:tab/>
          </w:r>
          <w:r w:rsidRPr="00EB572E">
            <w:rPr>
              <w:noProof/>
              <w:webHidden/>
            </w:rPr>
            <w:fldChar w:fldCharType="begin"/>
          </w:r>
          <w:r w:rsidRPr="00EB572E">
            <w:rPr>
              <w:noProof/>
              <w:webHidden/>
            </w:rPr>
            <w:instrText xml:space="preserve"> PAGEREF _Toc228555946 \h </w:instrText>
          </w:r>
          <w:r w:rsidRPr="00EB572E">
            <w:rPr>
              <w:noProof/>
              <w:webHidden/>
            </w:rPr>
          </w:r>
          <w:r w:rsidRPr="00EB572E">
            <w:rPr>
              <w:noProof/>
              <w:webHidden/>
            </w:rPr>
            <w:fldChar w:fldCharType="separate"/>
          </w:r>
          <w:r w:rsidRPr="00EB572E">
            <w:rPr>
              <w:noProof/>
              <w:webHidden/>
            </w:rPr>
            <w:t>9</w:t>
          </w:r>
          <w:r w:rsidRPr="00EB572E">
            <w:rPr>
              <w:noProof/>
              <w:webHidden/>
            </w:rPr>
            <w:fldChar w:fldCharType="end"/>
          </w:r>
          <w:r w:rsidRPr="00EB572E">
            <w:rPr>
              <w:rStyle w:val="Hyperlink"/>
              <w:b/>
              <w:bCs/>
              <w:noProof/>
              <w:sz w:val="24"/>
              <w:szCs w:val="24"/>
              <w:rPrChange w:id="203" w:author="Muhammad Awais" w:date="2026-05-01T19:25:00Z">
                <w:rPr>
                  <w:rStyle w:val="Hyperlink"/>
                  <w:noProof/>
                </w:rPr>
              </w:rPrChange>
            </w:rPr>
            <w:fldChar w:fldCharType="end"/>
          </w:r>
        </w:p>
        <w:p w14:paraId="310CFE2A" w14:textId="71F02C5C" w:rsidR="00EB572E" w:rsidRPr="00EB572E" w:rsidRDefault="00EB572E" w:rsidP="00EB572E">
          <w:pPr>
            <w:pStyle w:val="TOC2"/>
            <w:tabs>
              <w:tab w:val="right" w:leader="dot" w:pos="10456"/>
            </w:tabs>
            <w:jc w:val="both"/>
            <w:rPr>
              <w:b/>
              <w:bCs/>
              <w:noProof/>
              <w:sz w:val="24"/>
              <w:szCs w:val="24"/>
              <w:rPrChange w:id="204" w:author="Muhammad Awais" w:date="2026-05-01T19:25:00Z">
                <w:rPr>
                  <w:noProof/>
                </w:rPr>
              </w:rPrChange>
            </w:rPr>
            <w:pPrChange w:id="205" w:author="Muhammad Awais" w:date="2026-05-01T19:27:00Z">
              <w:pPr>
                <w:pStyle w:val="TOC2"/>
                <w:tabs>
                  <w:tab w:val="right" w:leader="dot" w:pos="10456"/>
                </w:tabs>
              </w:pPr>
            </w:pPrChange>
          </w:pPr>
          <w:r w:rsidRPr="00EB572E">
            <w:rPr>
              <w:rStyle w:val="Hyperlink"/>
              <w:b/>
              <w:bCs/>
              <w:noProof/>
              <w:sz w:val="24"/>
              <w:szCs w:val="24"/>
              <w:rPrChange w:id="206" w:author="Muhammad Awais" w:date="2026-05-01T19:25:00Z">
                <w:rPr>
                  <w:rStyle w:val="Hyperlink"/>
                  <w:noProof/>
                </w:rPr>
              </w:rPrChange>
            </w:rPr>
            <w:fldChar w:fldCharType="begin"/>
          </w:r>
          <w:r w:rsidRPr="00EB572E">
            <w:rPr>
              <w:rStyle w:val="Hyperlink"/>
              <w:b/>
              <w:bCs/>
              <w:noProof/>
              <w:sz w:val="24"/>
              <w:szCs w:val="24"/>
              <w:rPrChange w:id="207" w:author="Muhammad Awais" w:date="2026-05-01T19:25:00Z">
                <w:rPr>
                  <w:rStyle w:val="Hyperlink"/>
                  <w:noProof/>
                </w:rPr>
              </w:rPrChange>
            </w:rPr>
            <w:instrText xml:space="preserve"> </w:instrText>
          </w:r>
          <w:r w:rsidRPr="00EB572E">
            <w:rPr>
              <w:b/>
              <w:bCs/>
              <w:noProof/>
              <w:sz w:val="24"/>
              <w:szCs w:val="24"/>
              <w:rPrChange w:id="208" w:author="Muhammad Awais" w:date="2026-05-01T19:25:00Z">
                <w:rPr>
                  <w:noProof/>
                </w:rPr>
              </w:rPrChange>
            </w:rPr>
            <w:instrText>HYPERLINK \l "_Toc228555947"</w:instrText>
          </w:r>
          <w:r w:rsidRPr="00EB572E">
            <w:rPr>
              <w:rStyle w:val="Hyperlink"/>
              <w:b/>
              <w:bCs/>
              <w:noProof/>
              <w:sz w:val="24"/>
              <w:szCs w:val="24"/>
              <w:rPrChange w:id="209" w:author="Muhammad Awais" w:date="2026-05-01T19:25:00Z">
                <w:rPr>
                  <w:rStyle w:val="Hyperlink"/>
                  <w:noProof/>
                </w:rPr>
              </w:rPrChange>
            </w:rPr>
            <w:instrText xml:space="preserve"> </w:instrText>
          </w:r>
          <w:r w:rsidRPr="00EB572E">
            <w:rPr>
              <w:rStyle w:val="Hyperlink"/>
              <w:b/>
              <w:bCs/>
              <w:noProof/>
              <w:sz w:val="24"/>
              <w:szCs w:val="24"/>
              <w:rPrChange w:id="210" w:author="Muhammad Awais" w:date="2026-05-01T19:25:00Z">
                <w:rPr>
                  <w:rStyle w:val="Hyperlink"/>
                  <w:noProof/>
                </w:rPr>
              </w:rPrChange>
            </w:rPr>
          </w:r>
          <w:r w:rsidRPr="00EB572E">
            <w:rPr>
              <w:rStyle w:val="Hyperlink"/>
              <w:b/>
              <w:bCs/>
              <w:noProof/>
              <w:sz w:val="24"/>
              <w:szCs w:val="24"/>
              <w:rPrChange w:id="211" w:author="Muhammad Awais" w:date="2026-05-01T19:25:00Z">
                <w:rPr>
                  <w:rStyle w:val="Hyperlink"/>
                  <w:noProof/>
                </w:rPr>
              </w:rPrChange>
            </w:rPr>
            <w:fldChar w:fldCharType="separate"/>
          </w:r>
          <w:r w:rsidRPr="00EB572E">
            <w:rPr>
              <w:rStyle w:val="Hyperlink"/>
              <w:b/>
              <w:bCs/>
              <w:noProof/>
              <w:sz w:val="24"/>
              <w:szCs w:val="24"/>
              <w:rPrChange w:id="212" w:author="Muhammad Awais" w:date="2026-05-01T19:25:00Z">
                <w:rPr>
                  <w:rStyle w:val="Hyperlink"/>
                  <w:noProof/>
                </w:rPr>
              </w:rPrChange>
            </w:rPr>
            <w:t>Project Description</w:t>
          </w:r>
          <w:r w:rsidRPr="00EB572E">
            <w:rPr>
              <w:b/>
              <w:bCs/>
              <w:noProof/>
              <w:webHidden/>
              <w:sz w:val="24"/>
              <w:szCs w:val="24"/>
              <w:rPrChange w:id="213" w:author="Muhammad Awais" w:date="2026-05-01T19:25:00Z">
                <w:rPr>
                  <w:noProof/>
                  <w:webHidden/>
                </w:rPr>
              </w:rPrChange>
            </w:rPr>
            <w:tab/>
          </w:r>
          <w:r w:rsidRPr="00EB572E">
            <w:rPr>
              <w:b/>
              <w:bCs/>
              <w:noProof/>
              <w:webHidden/>
              <w:sz w:val="24"/>
              <w:szCs w:val="24"/>
              <w:rPrChange w:id="214" w:author="Muhammad Awais" w:date="2026-05-01T19:25:00Z">
                <w:rPr>
                  <w:noProof/>
                  <w:webHidden/>
                </w:rPr>
              </w:rPrChange>
            </w:rPr>
            <w:fldChar w:fldCharType="begin"/>
          </w:r>
          <w:r w:rsidRPr="00EB572E">
            <w:rPr>
              <w:b/>
              <w:bCs/>
              <w:noProof/>
              <w:webHidden/>
              <w:sz w:val="24"/>
              <w:szCs w:val="24"/>
              <w:rPrChange w:id="215" w:author="Muhammad Awais" w:date="2026-05-01T19:25:00Z">
                <w:rPr>
                  <w:noProof/>
                  <w:webHidden/>
                </w:rPr>
              </w:rPrChange>
            </w:rPr>
            <w:instrText xml:space="preserve"> PAGEREF _Toc228555947 \h </w:instrText>
          </w:r>
          <w:r w:rsidRPr="00EB572E">
            <w:rPr>
              <w:b/>
              <w:bCs/>
              <w:noProof/>
              <w:webHidden/>
              <w:sz w:val="24"/>
              <w:szCs w:val="24"/>
              <w:rPrChange w:id="216" w:author="Muhammad Awais" w:date="2026-05-01T19:25:00Z">
                <w:rPr>
                  <w:noProof/>
                  <w:webHidden/>
                </w:rPr>
              </w:rPrChange>
            </w:rPr>
          </w:r>
          <w:r w:rsidRPr="00EB572E">
            <w:rPr>
              <w:b/>
              <w:bCs/>
              <w:noProof/>
              <w:webHidden/>
              <w:sz w:val="24"/>
              <w:szCs w:val="24"/>
              <w:rPrChange w:id="217" w:author="Muhammad Awais" w:date="2026-05-01T19:25:00Z">
                <w:rPr>
                  <w:noProof/>
                  <w:webHidden/>
                </w:rPr>
              </w:rPrChange>
            </w:rPr>
            <w:fldChar w:fldCharType="separate"/>
          </w:r>
          <w:r w:rsidRPr="00EB572E">
            <w:rPr>
              <w:b/>
              <w:bCs/>
              <w:noProof/>
              <w:webHidden/>
              <w:sz w:val="24"/>
              <w:szCs w:val="24"/>
              <w:rPrChange w:id="218" w:author="Muhammad Awais" w:date="2026-05-01T19:25:00Z">
                <w:rPr>
                  <w:noProof/>
                  <w:webHidden/>
                </w:rPr>
              </w:rPrChange>
            </w:rPr>
            <w:t>10</w:t>
          </w:r>
          <w:r w:rsidRPr="00EB572E">
            <w:rPr>
              <w:b/>
              <w:bCs/>
              <w:noProof/>
              <w:webHidden/>
              <w:sz w:val="24"/>
              <w:szCs w:val="24"/>
              <w:rPrChange w:id="219" w:author="Muhammad Awais" w:date="2026-05-01T19:25:00Z">
                <w:rPr>
                  <w:noProof/>
                  <w:webHidden/>
                </w:rPr>
              </w:rPrChange>
            </w:rPr>
            <w:fldChar w:fldCharType="end"/>
          </w:r>
          <w:r w:rsidRPr="00EB572E">
            <w:rPr>
              <w:rStyle w:val="Hyperlink"/>
              <w:b/>
              <w:bCs/>
              <w:noProof/>
              <w:sz w:val="24"/>
              <w:szCs w:val="24"/>
              <w:rPrChange w:id="220" w:author="Muhammad Awais" w:date="2026-05-01T19:25:00Z">
                <w:rPr>
                  <w:rStyle w:val="Hyperlink"/>
                  <w:noProof/>
                </w:rPr>
              </w:rPrChange>
            </w:rPr>
            <w:fldChar w:fldCharType="end"/>
          </w:r>
        </w:p>
        <w:p w14:paraId="5A7F5C09" w14:textId="28EE6FF4" w:rsidR="00EB572E" w:rsidRPr="00EB572E" w:rsidRDefault="00EB572E" w:rsidP="00EB572E">
          <w:pPr>
            <w:pStyle w:val="TOC2"/>
            <w:tabs>
              <w:tab w:val="right" w:leader="dot" w:pos="10456"/>
            </w:tabs>
            <w:jc w:val="both"/>
            <w:rPr>
              <w:b/>
              <w:bCs/>
              <w:noProof/>
              <w:sz w:val="24"/>
              <w:szCs w:val="24"/>
              <w:rPrChange w:id="221" w:author="Muhammad Awais" w:date="2026-05-01T19:25:00Z">
                <w:rPr>
                  <w:noProof/>
                </w:rPr>
              </w:rPrChange>
            </w:rPr>
            <w:pPrChange w:id="222" w:author="Muhammad Awais" w:date="2026-05-01T19:27:00Z">
              <w:pPr>
                <w:pStyle w:val="TOC2"/>
                <w:tabs>
                  <w:tab w:val="right" w:leader="dot" w:pos="10456"/>
                </w:tabs>
              </w:pPr>
            </w:pPrChange>
          </w:pPr>
          <w:r w:rsidRPr="00EB572E">
            <w:rPr>
              <w:rStyle w:val="Hyperlink"/>
              <w:b/>
              <w:bCs/>
              <w:noProof/>
              <w:sz w:val="24"/>
              <w:szCs w:val="24"/>
              <w:rPrChange w:id="223" w:author="Muhammad Awais" w:date="2026-05-01T19:25:00Z">
                <w:rPr>
                  <w:rStyle w:val="Hyperlink"/>
                  <w:noProof/>
                </w:rPr>
              </w:rPrChange>
            </w:rPr>
            <w:fldChar w:fldCharType="begin"/>
          </w:r>
          <w:r w:rsidRPr="00EB572E">
            <w:rPr>
              <w:rStyle w:val="Hyperlink"/>
              <w:b/>
              <w:bCs/>
              <w:noProof/>
              <w:sz w:val="24"/>
              <w:szCs w:val="24"/>
              <w:rPrChange w:id="224" w:author="Muhammad Awais" w:date="2026-05-01T19:25:00Z">
                <w:rPr>
                  <w:rStyle w:val="Hyperlink"/>
                  <w:noProof/>
                </w:rPr>
              </w:rPrChange>
            </w:rPr>
            <w:instrText xml:space="preserve"> </w:instrText>
          </w:r>
          <w:r w:rsidRPr="00EB572E">
            <w:rPr>
              <w:b/>
              <w:bCs/>
              <w:noProof/>
              <w:sz w:val="24"/>
              <w:szCs w:val="24"/>
              <w:rPrChange w:id="225" w:author="Muhammad Awais" w:date="2026-05-01T19:25:00Z">
                <w:rPr>
                  <w:noProof/>
                </w:rPr>
              </w:rPrChange>
            </w:rPr>
            <w:instrText>HYPERLINK \l "_Toc228555948"</w:instrText>
          </w:r>
          <w:r w:rsidRPr="00EB572E">
            <w:rPr>
              <w:rStyle w:val="Hyperlink"/>
              <w:b/>
              <w:bCs/>
              <w:noProof/>
              <w:sz w:val="24"/>
              <w:szCs w:val="24"/>
              <w:rPrChange w:id="226" w:author="Muhammad Awais" w:date="2026-05-01T19:25:00Z">
                <w:rPr>
                  <w:rStyle w:val="Hyperlink"/>
                  <w:noProof/>
                </w:rPr>
              </w:rPrChange>
            </w:rPr>
            <w:instrText xml:space="preserve"> </w:instrText>
          </w:r>
          <w:r w:rsidRPr="00EB572E">
            <w:rPr>
              <w:rStyle w:val="Hyperlink"/>
              <w:b/>
              <w:bCs/>
              <w:noProof/>
              <w:sz w:val="24"/>
              <w:szCs w:val="24"/>
              <w:rPrChange w:id="227" w:author="Muhammad Awais" w:date="2026-05-01T19:25:00Z">
                <w:rPr>
                  <w:rStyle w:val="Hyperlink"/>
                  <w:noProof/>
                </w:rPr>
              </w:rPrChange>
            </w:rPr>
          </w:r>
          <w:r w:rsidRPr="00EB572E">
            <w:rPr>
              <w:rStyle w:val="Hyperlink"/>
              <w:b/>
              <w:bCs/>
              <w:noProof/>
              <w:sz w:val="24"/>
              <w:szCs w:val="24"/>
              <w:rPrChange w:id="228" w:author="Muhammad Awais" w:date="2026-05-01T19:25:00Z">
                <w:rPr>
                  <w:rStyle w:val="Hyperlink"/>
                  <w:noProof/>
                </w:rPr>
              </w:rPrChange>
            </w:rPr>
            <w:fldChar w:fldCharType="separate"/>
          </w:r>
          <w:r w:rsidRPr="00EB572E">
            <w:rPr>
              <w:rStyle w:val="Hyperlink"/>
              <w:b/>
              <w:bCs/>
              <w:noProof/>
              <w:sz w:val="24"/>
              <w:szCs w:val="24"/>
              <w:rPrChange w:id="229" w:author="Muhammad Awais" w:date="2026-05-01T19:25:00Z">
                <w:rPr>
                  <w:rStyle w:val="Hyperlink"/>
                  <w:noProof/>
                </w:rPr>
              </w:rPrChange>
            </w:rPr>
            <w:t>Ethical Considerations</w:t>
          </w:r>
          <w:r w:rsidRPr="00EB572E">
            <w:rPr>
              <w:b/>
              <w:bCs/>
              <w:noProof/>
              <w:webHidden/>
              <w:sz w:val="24"/>
              <w:szCs w:val="24"/>
              <w:rPrChange w:id="230" w:author="Muhammad Awais" w:date="2026-05-01T19:25:00Z">
                <w:rPr>
                  <w:noProof/>
                  <w:webHidden/>
                </w:rPr>
              </w:rPrChange>
            </w:rPr>
            <w:tab/>
          </w:r>
          <w:r w:rsidRPr="00EB572E">
            <w:rPr>
              <w:b/>
              <w:bCs/>
              <w:noProof/>
              <w:webHidden/>
              <w:sz w:val="24"/>
              <w:szCs w:val="24"/>
              <w:rPrChange w:id="231" w:author="Muhammad Awais" w:date="2026-05-01T19:25:00Z">
                <w:rPr>
                  <w:noProof/>
                  <w:webHidden/>
                </w:rPr>
              </w:rPrChange>
            </w:rPr>
            <w:fldChar w:fldCharType="begin"/>
          </w:r>
          <w:r w:rsidRPr="00EB572E">
            <w:rPr>
              <w:b/>
              <w:bCs/>
              <w:noProof/>
              <w:webHidden/>
              <w:sz w:val="24"/>
              <w:szCs w:val="24"/>
              <w:rPrChange w:id="232" w:author="Muhammad Awais" w:date="2026-05-01T19:25:00Z">
                <w:rPr>
                  <w:noProof/>
                  <w:webHidden/>
                </w:rPr>
              </w:rPrChange>
            </w:rPr>
            <w:instrText xml:space="preserve"> PAGEREF _Toc228555948 \h </w:instrText>
          </w:r>
          <w:r w:rsidRPr="00EB572E">
            <w:rPr>
              <w:b/>
              <w:bCs/>
              <w:noProof/>
              <w:webHidden/>
              <w:sz w:val="24"/>
              <w:szCs w:val="24"/>
              <w:rPrChange w:id="233" w:author="Muhammad Awais" w:date="2026-05-01T19:25:00Z">
                <w:rPr>
                  <w:noProof/>
                  <w:webHidden/>
                </w:rPr>
              </w:rPrChange>
            </w:rPr>
          </w:r>
          <w:r w:rsidRPr="00EB572E">
            <w:rPr>
              <w:b/>
              <w:bCs/>
              <w:noProof/>
              <w:webHidden/>
              <w:sz w:val="24"/>
              <w:szCs w:val="24"/>
              <w:rPrChange w:id="234" w:author="Muhammad Awais" w:date="2026-05-01T19:25:00Z">
                <w:rPr>
                  <w:noProof/>
                  <w:webHidden/>
                </w:rPr>
              </w:rPrChange>
            </w:rPr>
            <w:fldChar w:fldCharType="separate"/>
          </w:r>
          <w:r w:rsidRPr="00EB572E">
            <w:rPr>
              <w:b/>
              <w:bCs/>
              <w:noProof/>
              <w:webHidden/>
              <w:sz w:val="24"/>
              <w:szCs w:val="24"/>
              <w:rPrChange w:id="235" w:author="Muhammad Awais" w:date="2026-05-01T19:25:00Z">
                <w:rPr>
                  <w:noProof/>
                  <w:webHidden/>
                </w:rPr>
              </w:rPrChange>
            </w:rPr>
            <w:t>11</w:t>
          </w:r>
          <w:r w:rsidRPr="00EB572E">
            <w:rPr>
              <w:b/>
              <w:bCs/>
              <w:noProof/>
              <w:webHidden/>
              <w:sz w:val="24"/>
              <w:szCs w:val="24"/>
              <w:rPrChange w:id="236" w:author="Muhammad Awais" w:date="2026-05-01T19:25:00Z">
                <w:rPr>
                  <w:noProof/>
                  <w:webHidden/>
                </w:rPr>
              </w:rPrChange>
            </w:rPr>
            <w:fldChar w:fldCharType="end"/>
          </w:r>
          <w:r w:rsidRPr="00EB572E">
            <w:rPr>
              <w:rStyle w:val="Hyperlink"/>
              <w:b/>
              <w:bCs/>
              <w:noProof/>
              <w:sz w:val="24"/>
              <w:szCs w:val="24"/>
              <w:rPrChange w:id="237" w:author="Muhammad Awais" w:date="2026-05-01T19:25:00Z">
                <w:rPr>
                  <w:rStyle w:val="Hyperlink"/>
                  <w:noProof/>
                </w:rPr>
              </w:rPrChange>
            </w:rPr>
            <w:fldChar w:fldCharType="end"/>
          </w:r>
        </w:p>
        <w:p w14:paraId="62FAA9BF" w14:textId="3C9CFEA6" w:rsidR="00EB572E" w:rsidRPr="00EB572E" w:rsidRDefault="00EB572E" w:rsidP="00EB572E">
          <w:pPr>
            <w:pStyle w:val="TOC3"/>
            <w:jc w:val="both"/>
            <w:rPr>
              <w:noProof/>
            </w:rPr>
            <w:pPrChange w:id="238" w:author="Muhammad Awais" w:date="2026-05-01T19:27:00Z">
              <w:pPr>
                <w:pStyle w:val="TOC3"/>
                <w:tabs>
                  <w:tab w:val="left" w:pos="960"/>
                  <w:tab w:val="right" w:leader="dot" w:pos="10456"/>
                </w:tabs>
              </w:pPr>
            </w:pPrChange>
          </w:pPr>
          <w:r w:rsidRPr="00EB572E">
            <w:rPr>
              <w:rStyle w:val="Hyperlink"/>
              <w:b/>
              <w:bCs/>
              <w:noProof/>
              <w:sz w:val="24"/>
              <w:szCs w:val="24"/>
              <w:rPrChange w:id="239" w:author="Muhammad Awais" w:date="2026-05-01T19:25:00Z">
                <w:rPr>
                  <w:rStyle w:val="Hyperlink"/>
                  <w:noProof/>
                </w:rPr>
              </w:rPrChange>
            </w:rPr>
            <w:fldChar w:fldCharType="begin"/>
          </w:r>
          <w:r w:rsidRPr="00EB572E">
            <w:rPr>
              <w:rStyle w:val="Hyperlink"/>
              <w:b/>
              <w:bCs/>
              <w:noProof/>
              <w:sz w:val="24"/>
              <w:szCs w:val="24"/>
              <w:rPrChange w:id="240" w:author="Muhammad Awais" w:date="2026-05-01T19:25:00Z">
                <w:rPr>
                  <w:rStyle w:val="Hyperlink"/>
                  <w:noProof/>
                </w:rPr>
              </w:rPrChange>
            </w:rPr>
            <w:instrText xml:space="preserve"> </w:instrText>
          </w:r>
          <w:r w:rsidRPr="00EB572E">
            <w:rPr>
              <w:noProof/>
            </w:rPr>
            <w:instrText>HYPERLINK \l "_Toc228555949"</w:instrText>
          </w:r>
          <w:r w:rsidRPr="00EB572E">
            <w:rPr>
              <w:rStyle w:val="Hyperlink"/>
              <w:b/>
              <w:bCs/>
              <w:noProof/>
              <w:sz w:val="24"/>
              <w:szCs w:val="24"/>
              <w:rPrChange w:id="241" w:author="Muhammad Awais" w:date="2026-05-01T19:25:00Z">
                <w:rPr>
                  <w:rStyle w:val="Hyperlink"/>
                  <w:noProof/>
                </w:rPr>
              </w:rPrChange>
            </w:rPr>
            <w:instrText xml:space="preserve"> </w:instrText>
          </w:r>
          <w:r w:rsidRPr="00EB572E">
            <w:rPr>
              <w:rStyle w:val="Hyperlink"/>
              <w:b/>
              <w:bCs/>
              <w:noProof/>
              <w:sz w:val="24"/>
              <w:szCs w:val="24"/>
              <w:rPrChange w:id="242" w:author="Muhammad Awais" w:date="2026-05-01T19:25:00Z">
                <w:rPr>
                  <w:rStyle w:val="Hyperlink"/>
                  <w:noProof/>
                </w:rPr>
              </w:rPrChange>
            </w:rPr>
          </w:r>
          <w:r w:rsidRPr="00EB572E">
            <w:rPr>
              <w:rStyle w:val="Hyperlink"/>
              <w:b/>
              <w:bCs/>
              <w:noProof/>
              <w:sz w:val="24"/>
              <w:szCs w:val="24"/>
              <w:rPrChange w:id="243" w:author="Muhammad Awais" w:date="2026-05-01T19:25:00Z">
                <w:rPr>
                  <w:rStyle w:val="Hyperlink"/>
                  <w:noProof/>
                </w:rPr>
              </w:rPrChange>
            </w:rPr>
            <w:fldChar w:fldCharType="separate"/>
          </w:r>
          <w:r w:rsidRPr="00EB572E">
            <w:rPr>
              <w:rStyle w:val="Hyperlink"/>
              <w:b/>
              <w:bCs/>
              <w:noProof/>
              <w:sz w:val="24"/>
              <w:szCs w:val="24"/>
              <w:rPrChange w:id="244" w:author="Muhammad Awais" w:date="2026-05-01T19:25:00Z">
                <w:rPr>
                  <w:rStyle w:val="Hyperlink"/>
                  <w:noProof/>
                </w:rPr>
              </w:rPrChange>
            </w:rPr>
            <w:t>1.</w:t>
          </w:r>
          <w:r w:rsidRPr="00EB572E">
            <w:rPr>
              <w:noProof/>
            </w:rPr>
            <w:tab/>
          </w:r>
          <w:r w:rsidRPr="00EB572E">
            <w:rPr>
              <w:rStyle w:val="Hyperlink"/>
              <w:b/>
              <w:bCs/>
              <w:noProof/>
              <w:sz w:val="24"/>
              <w:szCs w:val="24"/>
              <w:rPrChange w:id="245" w:author="Muhammad Awais" w:date="2026-05-01T19:25:00Z">
                <w:rPr>
                  <w:rStyle w:val="Hyperlink"/>
                  <w:noProof/>
                </w:rPr>
              </w:rPrChange>
            </w:rPr>
            <w:t>Discuss how informed consent was obtained from participants and how confidentiality was maintained?</w:t>
          </w:r>
          <w:r w:rsidRPr="00EB572E">
            <w:rPr>
              <w:noProof/>
              <w:webHidden/>
            </w:rPr>
            <w:tab/>
          </w:r>
          <w:r w:rsidRPr="00EB572E">
            <w:rPr>
              <w:noProof/>
              <w:webHidden/>
            </w:rPr>
            <w:fldChar w:fldCharType="begin"/>
          </w:r>
          <w:r w:rsidRPr="00EB572E">
            <w:rPr>
              <w:noProof/>
              <w:webHidden/>
            </w:rPr>
            <w:instrText xml:space="preserve"> PAGEREF _Toc228555949 \h </w:instrText>
          </w:r>
          <w:r w:rsidRPr="00EB572E">
            <w:rPr>
              <w:noProof/>
              <w:webHidden/>
            </w:rPr>
          </w:r>
          <w:r w:rsidRPr="00EB572E">
            <w:rPr>
              <w:noProof/>
              <w:webHidden/>
            </w:rPr>
            <w:fldChar w:fldCharType="separate"/>
          </w:r>
          <w:r w:rsidRPr="00EB572E">
            <w:rPr>
              <w:noProof/>
              <w:webHidden/>
            </w:rPr>
            <w:t>11</w:t>
          </w:r>
          <w:r w:rsidRPr="00EB572E">
            <w:rPr>
              <w:noProof/>
              <w:webHidden/>
            </w:rPr>
            <w:fldChar w:fldCharType="end"/>
          </w:r>
          <w:r w:rsidRPr="00EB572E">
            <w:rPr>
              <w:rStyle w:val="Hyperlink"/>
              <w:b/>
              <w:bCs/>
              <w:noProof/>
              <w:sz w:val="24"/>
              <w:szCs w:val="24"/>
              <w:rPrChange w:id="246" w:author="Muhammad Awais" w:date="2026-05-01T19:25:00Z">
                <w:rPr>
                  <w:rStyle w:val="Hyperlink"/>
                  <w:noProof/>
                </w:rPr>
              </w:rPrChange>
            </w:rPr>
            <w:fldChar w:fldCharType="end"/>
          </w:r>
        </w:p>
        <w:p w14:paraId="454EF47B" w14:textId="0F9F180E" w:rsidR="00EB572E" w:rsidRPr="00EB572E" w:rsidRDefault="00EB572E" w:rsidP="00EB572E">
          <w:pPr>
            <w:pStyle w:val="TOC3"/>
            <w:jc w:val="both"/>
            <w:rPr>
              <w:noProof/>
            </w:rPr>
            <w:pPrChange w:id="247" w:author="Muhammad Awais" w:date="2026-05-01T19:27:00Z">
              <w:pPr>
                <w:pStyle w:val="TOC3"/>
                <w:tabs>
                  <w:tab w:val="left" w:pos="960"/>
                  <w:tab w:val="right" w:leader="dot" w:pos="10456"/>
                </w:tabs>
              </w:pPr>
            </w:pPrChange>
          </w:pPr>
          <w:r w:rsidRPr="00EB572E">
            <w:rPr>
              <w:rStyle w:val="Hyperlink"/>
              <w:b/>
              <w:bCs/>
              <w:noProof/>
              <w:sz w:val="24"/>
              <w:szCs w:val="24"/>
              <w:rPrChange w:id="248" w:author="Muhammad Awais" w:date="2026-05-01T19:25:00Z">
                <w:rPr>
                  <w:rStyle w:val="Hyperlink"/>
                  <w:noProof/>
                </w:rPr>
              </w:rPrChange>
            </w:rPr>
            <w:fldChar w:fldCharType="begin"/>
          </w:r>
          <w:r w:rsidRPr="00EB572E">
            <w:rPr>
              <w:rStyle w:val="Hyperlink"/>
              <w:b/>
              <w:bCs/>
              <w:noProof/>
              <w:sz w:val="24"/>
              <w:szCs w:val="24"/>
              <w:rPrChange w:id="249" w:author="Muhammad Awais" w:date="2026-05-01T19:25:00Z">
                <w:rPr>
                  <w:rStyle w:val="Hyperlink"/>
                  <w:noProof/>
                </w:rPr>
              </w:rPrChange>
            </w:rPr>
            <w:instrText xml:space="preserve"> </w:instrText>
          </w:r>
          <w:r w:rsidRPr="00EB572E">
            <w:rPr>
              <w:noProof/>
            </w:rPr>
            <w:instrText>HYPERLINK \l "_Toc228555950"</w:instrText>
          </w:r>
          <w:r w:rsidRPr="00EB572E">
            <w:rPr>
              <w:rStyle w:val="Hyperlink"/>
              <w:b/>
              <w:bCs/>
              <w:noProof/>
              <w:sz w:val="24"/>
              <w:szCs w:val="24"/>
              <w:rPrChange w:id="250" w:author="Muhammad Awais" w:date="2026-05-01T19:25:00Z">
                <w:rPr>
                  <w:rStyle w:val="Hyperlink"/>
                  <w:noProof/>
                </w:rPr>
              </w:rPrChange>
            </w:rPr>
            <w:instrText xml:space="preserve"> </w:instrText>
          </w:r>
          <w:r w:rsidRPr="00EB572E">
            <w:rPr>
              <w:rStyle w:val="Hyperlink"/>
              <w:b/>
              <w:bCs/>
              <w:noProof/>
              <w:sz w:val="24"/>
              <w:szCs w:val="24"/>
              <w:rPrChange w:id="251" w:author="Muhammad Awais" w:date="2026-05-01T19:25:00Z">
                <w:rPr>
                  <w:rStyle w:val="Hyperlink"/>
                  <w:noProof/>
                </w:rPr>
              </w:rPrChange>
            </w:rPr>
          </w:r>
          <w:r w:rsidRPr="00EB572E">
            <w:rPr>
              <w:rStyle w:val="Hyperlink"/>
              <w:b/>
              <w:bCs/>
              <w:noProof/>
              <w:sz w:val="24"/>
              <w:szCs w:val="24"/>
              <w:rPrChange w:id="252" w:author="Muhammad Awais" w:date="2026-05-01T19:25:00Z">
                <w:rPr>
                  <w:rStyle w:val="Hyperlink"/>
                  <w:noProof/>
                </w:rPr>
              </w:rPrChange>
            </w:rPr>
            <w:fldChar w:fldCharType="separate"/>
          </w:r>
          <w:r w:rsidRPr="00EB572E">
            <w:rPr>
              <w:rStyle w:val="Hyperlink"/>
              <w:b/>
              <w:bCs/>
              <w:noProof/>
              <w:sz w:val="24"/>
              <w:szCs w:val="24"/>
              <w:rPrChange w:id="253" w:author="Muhammad Awais" w:date="2026-05-01T19:25:00Z">
                <w:rPr>
                  <w:rStyle w:val="Hyperlink"/>
                  <w:noProof/>
                </w:rPr>
              </w:rPrChange>
            </w:rPr>
            <w:t>2.</w:t>
          </w:r>
          <w:r w:rsidRPr="00EB572E">
            <w:rPr>
              <w:noProof/>
            </w:rPr>
            <w:tab/>
          </w:r>
          <w:r w:rsidRPr="00EB572E">
            <w:rPr>
              <w:rStyle w:val="Hyperlink"/>
              <w:b/>
              <w:bCs/>
              <w:noProof/>
              <w:sz w:val="24"/>
              <w:szCs w:val="24"/>
              <w:rPrChange w:id="254" w:author="Muhammad Awais" w:date="2026-05-01T19:25:00Z">
                <w:rPr>
                  <w:rStyle w:val="Hyperlink"/>
                  <w:noProof/>
                </w:rPr>
              </w:rPrChange>
            </w:rPr>
            <w:t>Address how cultural sensitivity was considered and integrated into the project?</w:t>
          </w:r>
          <w:r w:rsidRPr="00EB572E">
            <w:rPr>
              <w:noProof/>
              <w:webHidden/>
            </w:rPr>
            <w:tab/>
          </w:r>
          <w:r w:rsidRPr="00EB572E">
            <w:rPr>
              <w:noProof/>
              <w:webHidden/>
            </w:rPr>
            <w:fldChar w:fldCharType="begin"/>
          </w:r>
          <w:r w:rsidRPr="00EB572E">
            <w:rPr>
              <w:noProof/>
              <w:webHidden/>
            </w:rPr>
            <w:instrText xml:space="preserve"> PAGEREF _Toc228555950 \h </w:instrText>
          </w:r>
          <w:r w:rsidRPr="00EB572E">
            <w:rPr>
              <w:noProof/>
              <w:webHidden/>
            </w:rPr>
          </w:r>
          <w:r w:rsidRPr="00EB572E">
            <w:rPr>
              <w:noProof/>
              <w:webHidden/>
            </w:rPr>
            <w:fldChar w:fldCharType="separate"/>
          </w:r>
          <w:r w:rsidRPr="00EB572E">
            <w:rPr>
              <w:noProof/>
              <w:webHidden/>
            </w:rPr>
            <w:t>11</w:t>
          </w:r>
          <w:r w:rsidRPr="00EB572E">
            <w:rPr>
              <w:noProof/>
              <w:webHidden/>
            </w:rPr>
            <w:fldChar w:fldCharType="end"/>
          </w:r>
          <w:r w:rsidRPr="00EB572E">
            <w:rPr>
              <w:rStyle w:val="Hyperlink"/>
              <w:b/>
              <w:bCs/>
              <w:noProof/>
              <w:sz w:val="24"/>
              <w:szCs w:val="24"/>
              <w:rPrChange w:id="255" w:author="Muhammad Awais" w:date="2026-05-01T19:25:00Z">
                <w:rPr>
                  <w:rStyle w:val="Hyperlink"/>
                  <w:noProof/>
                </w:rPr>
              </w:rPrChange>
            </w:rPr>
            <w:fldChar w:fldCharType="end"/>
          </w:r>
        </w:p>
        <w:p w14:paraId="0105E256" w14:textId="670E15F5" w:rsidR="00EB572E" w:rsidRPr="00EB572E" w:rsidRDefault="00EB572E" w:rsidP="00EB572E">
          <w:pPr>
            <w:pStyle w:val="TOC3"/>
            <w:jc w:val="both"/>
            <w:rPr>
              <w:noProof/>
            </w:rPr>
            <w:pPrChange w:id="256" w:author="Muhammad Awais" w:date="2026-05-01T19:27:00Z">
              <w:pPr>
                <w:pStyle w:val="TOC3"/>
                <w:tabs>
                  <w:tab w:val="left" w:pos="960"/>
                  <w:tab w:val="right" w:leader="dot" w:pos="10456"/>
                </w:tabs>
              </w:pPr>
            </w:pPrChange>
          </w:pPr>
          <w:r w:rsidRPr="00EB572E">
            <w:rPr>
              <w:rStyle w:val="Hyperlink"/>
              <w:b/>
              <w:bCs/>
              <w:noProof/>
              <w:sz w:val="24"/>
              <w:szCs w:val="24"/>
              <w:rPrChange w:id="257" w:author="Muhammad Awais" w:date="2026-05-01T19:25:00Z">
                <w:rPr>
                  <w:rStyle w:val="Hyperlink"/>
                  <w:noProof/>
                </w:rPr>
              </w:rPrChange>
            </w:rPr>
            <w:fldChar w:fldCharType="begin"/>
          </w:r>
          <w:r w:rsidRPr="00EB572E">
            <w:rPr>
              <w:rStyle w:val="Hyperlink"/>
              <w:b/>
              <w:bCs/>
              <w:noProof/>
              <w:sz w:val="24"/>
              <w:szCs w:val="24"/>
              <w:rPrChange w:id="258" w:author="Muhammad Awais" w:date="2026-05-01T19:25:00Z">
                <w:rPr>
                  <w:rStyle w:val="Hyperlink"/>
                  <w:noProof/>
                </w:rPr>
              </w:rPrChange>
            </w:rPr>
            <w:instrText xml:space="preserve"> </w:instrText>
          </w:r>
          <w:r w:rsidRPr="00EB572E">
            <w:rPr>
              <w:noProof/>
            </w:rPr>
            <w:instrText>HYPERLINK \l "_Toc228555951"</w:instrText>
          </w:r>
          <w:r w:rsidRPr="00EB572E">
            <w:rPr>
              <w:rStyle w:val="Hyperlink"/>
              <w:b/>
              <w:bCs/>
              <w:noProof/>
              <w:sz w:val="24"/>
              <w:szCs w:val="24"/>
              <w:rPrChange w:id="259" w:author="Muhammad Awais" w:date="2026-05-01T19:25:00Z">
                <w:rPr>
                  <w:rStyle w:val="Hyperlink"/>
                  <w:noProof/>
                </w:rPr>
              </w:rPrChange>
            </w:rPr>
            <w:instrText xml:space="preserve"> </w:instrText>
          </w:r>
          <w:r w:rsidRPr="00EB572E">
            <w:rPr>
              <w:rStyle w:val="Hyperlink"/>
              <w:b/>
              <w:bCs/>
              <w:noProof/>
              <w:sz w:val="24"/>
              <w:szCs w:val="24"/>
              <w:rPrChange w:id="260" w:author="Muhammad Awais" w:date="2026-05-01T19:25:00Z">
                <w:rPr>
                  <w:rStyle w:val="Hyperlink"/>
                  <w:noProof/>
                </w:rPr>
              </w:rPrChange>
            </w:rPr>
          </w:r>
          <w:r w:rsidRPr="00EB572E">
            <w:rPr>
              <w:rStyle w:val="Hyperlink"/>
              <w:b/>
              <w:bCs/>
              <w:noProof/>
              <w:sz w:val="24"/>
              <w:szCs w:val="24"/>
              <w:rPrChange w:id="261" w:author="Muhammad Awais" w:date="2026-05-01T19:25:00Z">
                <w:rPr>
                  <w:rStyle w:val="Hyperlink"/>
                  <w:noProof/>
                </w:rPr>
              </w:rPrChange>
            </w:rPr>
            <w:fldChar w:fldCharType="separate"/>
          </w:r>
          <w:r w:rsidRPr="00EB572E">
            <w:rPr>
              <w:rStyle w:val="Hyperlink"/>
              <w:b/>
              <w:bCs/>
              <w:noProof/>
              <w:sz w:val="24"/>
              <w:szCs w:val="24"/>
              <w:rPrChange w:id="262" w:author="Muhammad Awais" w:date="2026-05-01T19:25:00Z">
                <w:rPr>
                  <w:rStyle w:val="Hyperlink"/>
                  <w:noProof/>
                </w:rPr>
              </w:rPrChange>
            </w:rPr>
            <w:t>3.</w:t>
          </w:r>
          <w:r w:rsidRPr="00EB572E">
            <w:rPr>
              <w:noProof/>
            </w:rPr>
            <w:tab/>
          </w:r>
          <w:r w:rsidRPr="00EB572E">
            <w:rPr>
              <w:rStyle w:val="Hyperlink"/>
              <w:b/>
              <w:bCs/>
              <w:noProof/>
              <w:sz w:val="24"/>
              <w:szCs w:val="24"/>
              <w:rPrChange w:id="263" w:author="Muhammad Awais" w:date="2026-05-01T19:25:00Z">
                <w:rPr>
                  <w:rStyle w:val="Hyperlink"/>
                  <w:noProof/>
                </w:rPr>
              </w:rPrChange>
            </w:rPr>
            <w:t>Address efforts made to minimize negative environmental effects and promote sustainability?</w:t>
          </w:r>
          <w:r w:rsidRPr="00EB572E">
            <w:rPr>
              <w:noProof/>
              <w:webHidden/>
            </w:rPr>
            <w:tab/>
          </w:r>
          <w:r w:rsidRPr="00EB572E">
            <w:rPr>
              <w:noProof/>
              <w:webHidden/>
            </w:rPr>
            <w:fldChar w:fldCharType="begin"/>
          </w:r>
          <w:r w:rsidRPr="00EB572E">
            <w:rPr>
              <w:noProof/>
              <w:webHidden/>
            </w:rPr>
            <w:instrText xml:space="preserve"> PAGEREF _Toc228555951 \h </w:instrText>
          </w:r>
          <w:r w:rsidRPr="00EB572E">
            <w:rPr>
              <w:noProof/>
              <w:webHidden/>
            </w:rPr>
          </w:r>
          <w:r w:rsidRPr="00EB572E">
            <w:rPr>
              <w:noProof/>
              <w:webHidden/>
            </w:rPr>
            <w:fldChar w:fldCharType="separate"/>
          </w:r>
          <w:r w:rsidRPr="00EB572E">
            <w:rPr>
              <w:noProof/>
              <w:webHidden/>
            </w:rPr>
            <w:t>11</w:t>
          </w:r>
          <w:r w:rsidRPr="00EB572E">
            <w:rPr>
              <w:noProof/>
              <w:webHidden/>
            </w:rPr>
            <w:fldChar w:fldCharType="end"/>
          </w:r>
          <w:r w:rsidRPr="00EB572E">
            <w:rPr>
              <w:rStyle w:val="Hyperlink"/>
              <w:b/>
              <w:bCs/>
              <w:noProof/>
              <w:sz w:val="24"/>
              <w:szCs w:val="24"/>
              <w:rPrChange w:id="264" w:author="Muhammad Awais" w:date="2026-05-01T19:25:00Z">
                <w:rPr>
                  <w:rStyle w:val="Hyperlink"/>
                  <w:noProof/>
                </w:rPr>
              </w:rPrChange>
            </w:rPr>
            <w:fldChar w:fldCharType="end"/>
          </w:r>
        </w:p>
        <w:p w14:paraId="59C8B3F0" w14:textId="7C7CF682" w:rsidR="00EB572E" w:rsidRPr="00EB572E" w:rsidRDefault="00EB572E" w:rsidP="00EB572E">
          <w:pPr>
            <w:pStyle w:val="TOC3"/>
            <w:jc w:val="both"/>
            <w:rPr>
              <w:noProof/>
            </w:rPr>
            <w:pPrChange w:id="265" w:author="Muhammad Awais" w:date="2026-05-01T19:27:00Z">
              <w:pPr>
                <w:pStyle w:val="TOC3"/>
                <w:tabs>
                  <w:tab w:val="left" w:pos="960"/>
                  <w:tab w:val="right" w:leader="dot" w:pos="10456"/>
                </w:tabs>
              </w:pPr>
            </w:pPrChange>
          </w:pPr>
          <w:r w:rsidRPr="00EB572E">
            <w:rPr>
              <w:rStyle w:val="Hyperlink"/>
              <w:b/>
              <w:bCs/>
              <w:noProof/>
              <w:sz w:val="24"/>
              <w:szCs w:val="24"/>
              <w:rPrChange w:id="266" w:author="Muhammad Awais" w:date="2026-05-01T19:25:00Z">
                <w:rPr>
                  <w:rStyle w:val="Hyperlink"/>
                  <w:noProof/>
                </w:rPr>
              </w:rPrChange>
            </w:rPr>
            <w:fldChar w:fldCharType="begin"/>
          </w:r>
          <w:r w:rsidRPr="00EB572E">
            <w:rPr>
              <w:rStyle w:val="Hyperlink"/>
              <w:b/>
              <w:bCs/>
              <w:noProof/>
              <w:sz w:val="24"/>
              <w:szCs w:val="24"/>
              <w:rPrChange w:id="267" w:author="Muhammad Awais" w:date="2026-05-01T19:25:00Z">
                <w:rPr>
                  <w:rStyle w:val="Hyperlink"/>
                  <w:noProof/>
                </w:rPr>
              </w:rPrChange>
            </w:rPr>
            <w:instrText xml:space="preserve"> </w:instrText>
          </w:r>
          <w:r w:rsidRPr="00EB572E">
            <w:rPr>
              <w:noProof/>
            </w:rPr>
            <w:instrText>HYPERLINK \l "_Toc228555952"</w:instrText>
          </w:r>
          <w:r w:rsidRPr="00EB572E">
            <w:rPr>
              <w:rStyle w:val="Hyperlink"/>
              <w:b/>
              <w:bCs/>
              <w:noProof/>
              <w:sz w:val="24"/>
              <w:szCs w:val="24"/>
              <w:rPrChange w:id="268" w:author="Muhammad Awais" w:date="2026-05-01T19:25:00Z">
                <w:rPr>
                  <w:rStyle w:val="Hyperlink"/>
                  <w:noProof/>
                </w:rPr>
              </w:rPrChange>
            </w:rPr>
            <w:instrText xml:space="preserve"> </w:instrText>
          </w:r>
          <w:r w:rsidRPr="00EB572E">
            <w:rPr>
              <w:rStyle w:val="Hyperlink"/>
              <w:b/>
              <w:bCs/>
              <w:noProof/>
              <w:sz w:val="24"/>
              <w:szCs w:val="24"/>
              <w:rPrChange w:id="269" w:author="Muhammad Awais" w:date="2026-05-01T19:25:00Z">
                <w:rPr>
                  <w:rStyle w:val="Hyperlink"/>
                  <w:noProof/>
                </w:rPr>
              </w:rPrChange>
            </w:rPr>
          </w:r>
          <w:r w:rsidRPr="00EB572E">
            <w:rPr>
              <w:rStyle w:val="Hyperlink"/>
              <w:b/>
              <w:bCs/>
              <w:noProof/>
              <w:sz w:val="24"/>
              <w:szCs w:val="24"/>
              <w:rPrChange w:id="270" w:author="Muhammad Awais" w:date="2026-05-01T19:25:00Z">
                <w:rPr>
                  <w:rStyle w:val="Hyperlink"/>
                  <w:noProof/>
                </w:rPr>
              </w:rPrChange>
            </w:rPr>
            <w:fldChar w:fldCharType="separate"/>
          </w:r>
          <w:r w:rsidRPr="00EB572E">
            <w:rPr>
              <w:rStyle w:val="Hyperlink"/>
              <w:b/>
              <w:bCs/>
              <w:noProof/>
              <w:sz w:val="24"/>
              <w:szCs w:val="24"/>
              <w:rPrChange w:id="271" w:author="Muhammad Awais" w:date="2026-05-01T19:25:00Z">
                <w:rPr>
                  <w:rStyle w:val="Hyperlink"/>
                  <w:noProof/>
                </w:rPr>
              </w:rPrChange>
            </w:rPr>
            <w:t>4.</w:t>
          </w:r>
          <w:r w:rsidRPr="00EB572E">
            <w:rPr>
              <w:noProof/>
            </w:rPr>
            <w:tab/>
          </w:r>
          <w:r w:rsidRPr="00EB572E">
            <w:rPr>
              <w:rStyle w:val="Hyperlink"/>
              <w:b/>
              <w:bCs/>
              <w:noProof/>
              <w:sz w:val="24"/>
              <w:szCs w:val="24"/>
              <w:rPrChange w:id="272" w:author="Muhammad Awais" w:date="2026-05-01T19:25:00Z">
                <w:rPr>
                  <w:rStyle w:val="Hyperlink"/>
                  <w:noProof/>
                </w:rPr>
              </w:rPrChange>
            </w:rPr>
            <w:t>Mention</w:t>
          </w:r>
          <w:r w:rsidRPr="00EB572E">
            <w:rPr>
              <w:rStyle w:val="Hyperlink"/>
              <w:b/>
              <w:bCs/>
              <w:noProof/>
              <w:spacing w:val="-8"/>
              <w:sz w:val="24"/>
              <w:szCs w:val="24"/>
              <w:rPrChange w:id="273" w:author="Muhammad Awais" w:date="2026-05-01T19:25:00Z">
                <w:rPr>
                  <w:rStyle w:val="Hyperlink"/>
                  <w:noProof/>
                  <w:spacing w:val="-8"/>
                </w:rPr>
              </w:rPrChange>
            </w:rPr>
            <w:t xml:space="preserve"> </w:t>
          </w:r>
          <w:r w:rsidRPr="00EB572E">
            <w:rPr>
              <w:rStyle w:val="Hyperlink"/>
              <w:b/>
              <w:bCs/>
              <w:noProof/>
              <w:sz w:val="24"/>
              <w:szCs w:val="24"/>
              <w:rPrChange w:id="274" w:author="Muhammad Awais" w:date="2026-05-01T19:25:00Z">
                <w:rPr>
                  <w:rStyle w:val="Hyperlink"/>
                  <w:noProof/>
                </w:rPr>
              </w:rPrChange>
            </w:rPr>
            <w:t>any</w:t>
          </w:r>
          <w:r w:rsidRPr="00EB572E">
            <w:rPr>
              <w:rStyle w:val="Hyperlink"/>
              <w:b/>
              <w:bCs/>
              <w:noProof/>
              <w:spacing w:val="-12"/>
              <w:sz w:val="24"/>
              <w:szCs w:val="24"/>
              <w:rPrChange w:id="275" w:author="Muhammad Awais" w:date="2026-05-01T19:25:00Z">
                <w:rPr>
                  <w:rStyle w:val="Hyperlink"/>
                  <w:noProof/>
                  <w:spacing w:val="-12"/>
                </w:rPr>
              </w:rPrChange>
            </w:rPr>
            <w:t xml:space="preserve"> </w:t>
          </w:r>
          <w:r w:rsidRPr="00EB572E">
            <w:rPr>
              <w:rStyle w:val="Hyperlink"/>
              <w:b/>
              <w:bCs/>
              <w:noProof/>
              <w:sz w:val="24"/>
              <w:szCs w:val="24"/>
              <w:rPrChange w:id="276" w:author="Muhammad Awais" w:date="2026-05-01T19:25:00Z">
                <w:rPr>
                  <w:rStyle w:val="Hyperlink"/>
                  <w:noProof/>
                </w:rPr>
              </w:rPrChange>
            </w:rPr>
            <w:t>specific</w:t>
          </w:r>
          <w:r w:rsidRPr="00EB572E">
            <w:rPr>
              <w:rStyle w:val="Hyperlink"/>
              <w:b/>
              <w:bCs/>
              <w:noProof/>
              <w:spacing w:val="-7"/>
              <w:sz w:val="24"/>
              <w:szCs w:val="24"/>
              <w:rPrChange w:id="277" w:author="Muhammad Awais" w:date="2026-05-01T19:25:00Z">
                <w:rPr>
                  <w:rStyle w:val="Hyperlink"/>
                  <w:noProof/>
                  <w:spacing w:val="-7"/>
                </w:rPr>
              </w:rPrChange>
            </w:rPr>
            <w:t xml:space="preserve"> </w:t>
          </w:r>
          <w:r w:rsidRPr="00EB572E">
            <w:rPr>
              <w:rStyle w:val="Hyperlink"/>
              <w:b/>
              <w:bCs/>
              <w:noProof/>
              <w:sz w:val="24"/>
              <w:szCs w:val="24"/>
              <w:rPrChange w:id="278" w:author="Muhammad Awais" w:date="2026-05-01T19:25:00Z">
                <w:rPr>
                  <w:rStyle w:val="Hyperlink"/>
                  <w:noProof/>
                </w:rPr>
              </w:rPrChange>
            </w:rPr>
            <w:t>regulations,</w:t>
          </w:r>
          <w:r w:rsidRPr="00EB572E">
            <w:rPr>
              <w:rStyle w:val="Hyperlink"/>
              <w:b/>
              <w:bCs/>
              <w:noProof/>
              <w:spacing w:val="-8"/>
              <w:sz w:val="24"/>
              <w:szCs w:val="24"/>
              <w:rPrChange w:id="279" w:author="Muhammad Awais" w:date="2026-05-01T19:25:00Z">
                <w:rPr>
                  <w:rStyle w:val="Hyperlink"/>
                  <w:noProof/>
                  <w:spacing w:val="-8"/>
                </w:rPr>
              </w:rPrChange>
            </w:rPr>
            <w:t xml:space="preserve"> </w:t>
          </w:r>
          <w:r w:rsidRPr="00EB572E">
            <w:rPr>
              <w:rStyle w:val="Hyperlink"/>
              <w:b/>
              <w:bCs/>
              <w:noProof/>
              <w:sz w:val="24"/>
              <w:szCs w:val="24"/>
              <w:rPrChange w:id="280" w:author="Muhammad Awais" w:date="2026-05-01T19:25:00Z">
                <w:rPr>
                  <w:rStyle w:val="Hyperlink"/>
                  <w:noProof/>
                </w:rPr>
              </w:rPrChange>
            </w:rPr>
            <w:t>guidelines,</w:t>
          </w:r>
          <w:r w:rsidRPr="00EB572E">
            <w:rPr>
              <w:rStyle w:val="Hyperlink"/>
              <w:b/>
              <w:bCs/>
              <w:noProof/>
              <w:spacing w:val="-8"/>
              <w:sz w:val="24"/>
              <w:szCs w:val="24"/>
              <w:rPrChange w:id="281" w:author="Muhammad Awais" w:date="2026-05-01T19:25:00Z">
                <w:rPr>
                  <w:rStyle w:val="Hyperlink"/>
                  <w:noProof/>
                  <w:spacing w:val="-8"/>
                </w:rPr>
              </w:rPrChange>
            </w:rPr>
            <w:t xml:space="preserve"> </w:t>
          </w:r>
          <w:r w:rsidRPr="00EB572E">
            <w:rPr>
              <w:rStyle w:val="Hyperlink"/>
              <w:b/>
              <w:bCs/>
              <w:noProof/>
              <w:sz w:val="24"/>
              <w:szCs w:val="24"/>
              <w:rPrChange w:id="282" w:author="Muhammad Awais" w:date="2026-05-01T19:25:00Z">
                <w:rPr>
                  <w:rStyle w:val="Hyperlink"/>
                  <w:noProof/>
                </w:rPr>
              </w:rPrChange>
            </w:rPr>
            <w:t>or ethical standards that were followed throughout the project?</w:t>
          </w:r>
          <w:r w:rsidRPr="00EB572E">
            <w:rPr>
              <w:noProof/>
              <w:webHidden/>
            </w:rPr>
            <w:tab/>
          </w:r>
          <w:r w:rsidRPr="00EB572E">
            <w:rPr>
              <w:noProof/>
              <w:webHidden/>
            </w:rPr>
            <w:fldChar w:fldCharType="begin"/>
          </w:r>
          <w:r w:rsidRPr="00EB572E">
            <w:rPr>
              <w:noProof/>
              <w:webHidden/>
            </w:rPr>
            <w:instrText xml:space="preserve"> PAGEREF _Toc228555952 \h </w:instrText>
          </w:r>
          <w:r w:rsidRPr="00EB572E">
            <w:rPr>
              <w:noProof/>
              <w:webHidden/>
            </w:rPr>
          </w:r>
          <w:r w:rsidRPr="00EB572E">
            <w:rPr>
              <w:noProof/>
              <w:webHidden/>
            </w:rPr>
            <w:fldChar w:fldCharType="separate"/>
          </w:r>
          <w:r w:rsidRPr="00EB572E">
            <w:rPr>
              <w:noProof/>
              <w:webHidden/>
            </w:rPr>
            <w:t>11</w:t>
          </w:r>
          <w:r w:rsidRPr="00EB572E">
            <w:rPr>
              <w:noProof/>
              <w:webHidden/>
            </w:rPr>
            <w:fldChar w:fldCharType="end"/>
          </w:r>
          <w:r w:rsidRPr="00EB572E">
            <w:rPr>
              <w:rStyle w:val="Hyperlink"/>
              <w:b/>
              <w:bCs/>
              <w:noProof/>
              <w:sz w:val="24"/>
              <w:szCs w:val="24"/>
              <w:rPrChange w:id="283" w:author="Muhammad Awais" w:date="2026-05-01T19:25:00Z">
                <w:rPr>
                  <w:rStyle w:val="Hyperlink"/>
                  <w:noProof/>
                </w:rPr>
              </w:rPrChange>
            </w:rPr>
            <w:fldChar w:fldCharType="end"/>
          </w:r>
        </w:p>
        <w:p w14:paraId="03ABEEF6" w14:textId="3CE7D018" w:rsidR="00EB572E" w:rsidRPr="00EB572E" w:rsidRDefault="00EB572E" w:rsidP="00EB572E">
          <w:pPr>
            <w:pStyle w:val="TOC2"/>
            <w:tabs>
              <w:tab w:val="right" w:leader="dot" w:pos="10456"/>
            </w:tabs>
            <w:jc w:val="both"/>
            <w:rPr>
              <w:b/>
              <w:bCs/>
              <w:noProof/>
              <w:sz w:val="24"/>
              <w:szCs w:val="24"/>
              <w:rPrChange w:id="284" w:author="Muhammad Awais" w:date="2026-05-01T19:25:00Z">
                <w:rPr>
                  <w:noProof/>
                </w:rPr>
              </w:rPrChange>
            </w:rPr>
            <w:pPrChange w:id="285" w:author="Muhammad Awais" w:date="2026-05-01T19:27:00Z">
              <w:pPr>
                <w:pStyle w:val="TOC2"/>
                <w:tabs>
                  <w:tab w:val="right" w:leader="dot" w:pos="10456"/>
                </w:tabs>
              </w:pPr>
            </w:pPrChange>
          </w:pPr>
          <w:r w:rsidRPr="00EB572E">
            <w:rPr>
              <w:rStyle w:val="Hyperlink"/>
              <w:b/>
              <w:bCs/>
              <w:noProof/>
              <w:sz w:val="24"/>
              <w:szCs w:val="24"/>
              <w:rPrChange w:id="286" w:author="Muhammad Awais" w:date="2026-05-01T19:25:00Z">
                <w:rPr>
                  <w:rStyle w:val="Hyperlink"/>
                  <w:noProof/>
                </w:rPr>
              </w:rPrChange>
            </w:rPr>
            <w:fldChar w:fldCharType="begin"/>
          </w:r>
          <w:r w:rsidRPr="00EB572E">
            <w:rPr>
              <w:rStyle w:val="Hyperlink"/>
              <w:b/>
              <w:bCs/>
              <w:noProof/>
              <w:sz w:val="24"/>
              <w:szCs w:val="24"/>
              <w:rPrChange w:id="287" w:author="Muhammad Awais" w:date="2026-05-01T19:25:00Z">
                <w:rPr>
                  <w:rStyle w:val="Hyperlink"/>
                  <w:noProof/>
                </w:rPr>
              </w:rPrChange>
            </w:rPr>
            <w:instrText xml:space="preserve"> </w:instrText>
          </w:r>
          <w:r w:rsidRPr="00EB572E">
            <w:rPr>
              <w:b/>
              <w:bCs/>
              <w:noProof/>
              <w:sz w:val="24"/>
              <w:szCs w:val="24"/>
              <w:rPrChange w:id="288" w:author="Muhammad Awais" w:date="2026-05-01T19:25:00Z">
                <w:rPr>
                  <w:noProof/>
                </w:rPr>
              </w:rPrChange>
            </w:rPr>
            <w:instrText>HYPERLINK \l "_Toc228555953"</w:instrText>
          </w:r>
          <w:r w:rsidRPr="00EB572E">
            <w:rPr>
              <w:rStyle w:val="Hyperlink"/>
              <w:b/>
              <w:bCs/>
              <w:noProof/>
              <w:sz w:val="24"/>
              <w:szCs w:val="24"/>
              <w:rPrChange w:id="289" w:author="Muhammad Awais" w:date="2026-05-01T19:25:00Z">
                <w:rPr>
                  <w:rStyle w:val="Hyperlink"/>
                  <w:noProof/>
                </w:rPr>
              </w:rPrChange>
            </w:rPr>
            <w:instrText xml:space="preserve"> </w:instrText>
          </w:r>
          <w:r w:rsidRPr="00EB572E">
            <w:rPr>
              <w:rStyle w:val="Hyperlink"/>
              <w:b/>
              <w:bCs/>
              <w:noProof/>
              <w:sz w:val="24"/>
              <w:szCs w:val="24"/>
              <w:rPrChange w:id="290" w:author="Muhammad Awais" w:date="2026-05-01T19:25:00Z">
                <w:rPr>
                  <w:rStyle w:val="Hyperlink"/>
                  <w:noProof/>
                </w:rPr>
              </w:rPrChange>
            </w:rPr>
          </w:r>
          <w:r w:rsidRPr="00EB572E">
            <w:rPr>
              <w:rStyle w:val="Hyperlink"/>
              <w:b/>
              <w:bCs/>
              <w:noProof/>
              <w:sz w:val="24"/>
              <w:szCs w:val="24"/>
              <w:rPrChange w:id="291" w:author="Muhammad Awais" w:date="2026-05-01T19:25:00Z">
                <w:rPr>
                  <w:rStyle w:val="Hyperlink"/>
                  <w:noProof/>
                </w:rPr>
              </w:rPrChange>
            </w:rPr>
            <w:fldChar w:fldCharType="separate"/>
          </w:r>
          <w:r w:rsidRPr="00EB572E">
            <w:rPr>
              <w:rStyle w:val="Hyperlink"/>
              <w:b/>
              <w:bCs/>
              <w:noProof/>
              <w:sz w:val="24"/>
              <w:szCs w:val="24"/>
              <w:rPrChange w:id="292" w:author="Muhammad Awais" w:date="2026-05-01T19:25:00Z">
                <w:rPr>
                  <w:rStyle w:val="Hyperlink"/>
                  <w:noProof/>
                </w:rPr>
              </w:rPrChange>
            </w:rPr>
            <w:t>OUTCOMES AND IMPACT</w:t>
          </w:r>
          <w:r w:rsidRPr="00EB572E">
            <w:rPr>
              <w:b/>
              <w:bCs/>
              <w:noProof/>
              <w:webHidden/>
              <w:sz w:val="24"/>
              <w:szCs w:val="24"/>
              <w:rPrChange w:id="293" w:author="Muhammad Awais" w:date="2026-05-01T19:25:00Z">
                <w:rPr>
                  <w:noProof/>
                  <w:webHidden/>
                </w:rPr>
              </w:rPrChange>
            </w:rPr>
            <w:tab/>
          </w:r>
          <w:r w:rsidRPr="00EB572E">
            <w:rPr>
              <w:b/>
              <w:bCs/>
              <w:noProof/>
              <w:webHidden/>
              <w:sz w:val="24"/>
              <w:szCs w:val="24"/>
              <w:rPrChange w:id="294" w:author="Muhammad Awais" w:date="2026-05-01T19:25:00Z">
                <w:rPr>
                  <w:noProof/>
                  <w:webHidden/>
                </w:rPr>
              </w:rPrChange>
            </w:rPr>
            <w:fldChar w:fldCharType="begin"/>
          </w:r>
          <w:r w:rsidRPr="00EB572E">
            <w:rPr>
              <w:b/>
              <w:bCs/>
              <w:noProof/>
              <w:webHidden/>
              <w:sz w:val="24"/>
              <w:szCs w:val="24"/>
              <w:rPrChange w:id="295" w:author="Muhammad Awais" w:date="2026-05-01T19:25:00Z">
                <w:rPr>
                  <w:noProof/>
                  <w:webHidden/>
                </w:rPr>
              </w:rPrChange>
            </w:rPr>
            <w:instrText xml:space="preserve"> PAGEREF _Toc228555953 \h </w:instrText>
          </w:r>
          <w:r w:rsidRPr="00EB572E">
            <w:rPr>
              <w:b/>
              <w:bCs/>
              <w:noProof/>
              <w:webHidden/>
              <w:sz w:val="24"/>
              <w:szCs w:val="24"/>
              <w:rPrChange w:id="296" w:author="Muhammad Awais" w:date="2026-05-01T19:25:00Z">
                <w:rPr>
                  <w:noProof/>
                  <w:webHidden/>
                </w:rPr>
              </w:rPrChange>
            </w:rPr>
          </w:r>
          <w:r w:rsidRPr="00EB572E">
            <w:rPr>
              <w:b/>
              <w:bCs/>
              <w:noProof/>
              <w:webHidden/>
              <w:sz w:val="24"/>
              <w:szCs w:val="24"/>
              <w:rPrChange w:id="297" w:author="Muhammad Awais" w:date="2026-05-01T19:25:00Z">
                <w:rPr>
                  <w:noProof/>
                  <w:webHidden/>
                </w:rPr>
              </w:rPrChange>
            </w:rPr>
            <w:fldChar w:fldCharType="separate"/>
          </w:r>
          <w:r w:rsidRPr="00EB572E">
            <w:rPr>
              <w:b/>
              <w:bCs/>
              <w:noProof/>
              <w:webHidden/>
              <w:sz w:val="24"/>
              <w:szCs w:val="24"/>
              <w:rPrChange w:id="298" w:author="Muhammad Awais" w:date="2026-05-01T19:25:00Z">
                <w:rPr>
                  <w:noProof/>
                  <w:webHidden/>
                </w:rPr>
              </w:rPrChange>
            </w:rPr>
            <w:t>12</w:t>
          </w:r>
          <w:r w:rsidRPr="00EB572E">
            <w:rPr>
              <w:b/>
              <w:bCs/>
              <w:noProof/>
              <w:webHidden/>
              <w:sz w:val="24"/>
              <w:szCs w:val="24"/>
              <w:rPrChange w:id="299" w:author="Muhammad Awais" w:date="2026-05-01T19:25:00Z">
                <w:rPr>
                  <w:noProof/>
                  <w:webHidden/>
                </w:rPr>
              </w:rPrChange>
            </w:rPr>
            <w:fldChar w:fldCharType="end"/>
          </w:r>
          <w:r w:rsidRPr="00EB572E">
            <w:rPr>
              <w:rStyle w:val="Hyperlink"/>
              <w:b/>
              <w:bCs/>
              <w:noProof/>
              <w:sz w:val="24"/>
              <w:szCs w:val="24"/>
              <w:rPrChange w:id="300" w:author="Muhammad Awais" w:date="2026-05-01T19:25:00Z">
                <w:rPr>
                  <w:rStyle w:val="Hyperlink"/>
                  <w:noProof/>
                </w:rPr>
              </w:rPrChange>
            </w:rPr>
            <w:fldChar w:fldCharType="end"/>
          </w:r>
        </w:p>
        <w:p w14:paraId="75FAFA1A" w14:textId="6AC673AB" w:rsidR="00EB572E" w:rsidRPr="00EB572E" w:rsidRDefault="00EB572E" w:rsidP="00EB572E">
          <w:pPr>
            <w:pStyle w:val="TOC2"/>
            <w:tabs>
              <w:tab w:val="right" w:leader="dot" w:pos="10456"/>
            </w:tabs>
            <w:jc w:val="both"/>
            <w:rPr>
              <w:b/>
              <w:bCs/>
              <w:noProof/>
              <w:sz w:val="24"/>
              <w:szCs w:val="24"/>
              <w:rPrChange w:id="301" w:author="Muhammad Awais" w:date="2026-05-01T19:25:00Z">
                <w:rPr>
                  <w:noProof/>
                </w:rPr>
              </w:rPrChange>
            </w:rPr>
            <w:pPrChange w:id="302" w:author="Muhammad Awais" w:date="2026-05-01T19:27:00Z">
              <w:pPr>
                <w:pStyle w:val="TOC2"/>
                <w:tabs>
                  <w:tab w:val="right" w:leader="dot" w:pos="10456"/>
                </w:tabs>
              </w:pPr>
            </w:pPrChange>
          </w:pPr>
          <w:r w:rsidRPr="00EB572E">
            <w:rPr>
              <w:rStyle w:val="Hyperlink"/>
              <w:b/>
              <w:bCs/>
              <w:noProof/>
              <w:sz w:val="24"/>
              <w:szCs w:val="24"/>
              <w:rPrChange w:id="303" w:author="Muhammad Awais" w:date="2026-05-01T19:25:00Z">
                <w:rPr>
                  <w:rStyle w:val="Hyperlink"/>
                  <w:noProof/>
                </w:rPr>
              </w:rPrChange>
            </w:rPr>
            <w:fldChar w:fldCharType="begin"/>
          </w:r>
          <w:r w:rsidRPr="00EB572E">
            <w:rPr>
              <w:rStyle w:val="Hyperlink"/>
              <w:b/>
              <w:bCs/>
              <w:noProof/>
              <w:sz w:val="24"/>
              <w:szCs w:val="24"/>
              <w:rPrChange w:id="304" w:author="Muhammad Awais" w:date="2026-05-01T19:25:00Z">
                <w:rPr>
                  <w:rStyle w:val="Hyperlink"/>
                  <w:noProof/>
                </w:rPr>
              </w:rPrChange>
            </w:rPr>
            <w:instrText xml:space="preserve"> </w:instrText>
          </w:r>
          <w:r w:rsidRPr="00EB572E">
            <w:rPr>
              <w:b/>
              <w:bCs/>
              <w:noProof/>
              <w:sz w:val="24"/>
              <w:szCs w:val="24"/>
              <w:rPrChange w:id="305" w:author="Muhammad Awais" w:date="2026-05-01T19:25:00Z">
                <w:rPr>
                  <w:noProof/>
                </w:rPr>
              </w:rPrChange>
            </w:rPr>
            <w:instrText>HYPERLINK \l "_Toc228555954"</w:instrText>
          </w:r>
          <w:r w:rsidRPr="00EB572E">
            <w:rPr>
              <w:rStyle w:val="Hyperlink"/>
              <w:b/>
              <w:bCs/>
              <w:noProof/>
              <w:sz w:val="24"/>
              <w:szCs w:val="24"/>
              <w:rPrChange w:id="306" w:author="Muhammad Awais" w:date="2026-05-01T19:25:00Z">
                <w:rPr>
                  <w:rStyle w:val="Hyperlink"/>
                  <w:noProof/>
                </w:rPr>
              </w:rPrChange>
            </w:rPr>
            <w:instrText xml:space="preserve"> </w:instrText>
          </w:r>
          <w:r w:rsidRPr="00EB572E">
            <w:rPr>
              <w:rStyle w:val="Hyperlink"/>
              <w:b/>
              <w:bCs/>
              <w:noProof/>
              <w:sz w:val="24"/>
              <w:szCs w:val="24"/>
              <w:rPrChange w:id="307" w:author="Muhammad Awais" w:date="2026-05-01T19:25:00Z">
                <w:rPr>
                  <w:rStyle w:val="Hyperlink"/>
                  <w:noProof/>
                </w:rPr>
              </w:rPrChange>
            </w:rPr>
          </w:r>
          <w:r w:rsidRPr="00EB572E">
            <w:rPr>
              <w:rStyle w:val="Hyperlink"/>
              <w:b/>
              <w:bCs/>
              <w:noProof/>
              <w:sz w:val="24"/>
              <w:szCs w:val="24"/>
              <w:rPrChange w:id="308" w:author="Muhammad Awais" w:date="2026-05-01T19:25:00Z">
                <w:rPr>
                  <w:rStyle w:val="Hyperlink"/>
                  <w:noProof/>
                </w:rPr>
              </w:rPrChange>
            </w:rPr>
            <w:fldChar w:fldCharType="separate"/>
          </w:r>
          <w:r w:rsidRPr="00EB572E">
            <w:rPr>
              <w:rStyle w:val="Hyperlink"/>
              <w:b/>
              <w:bCs/>
              <w:noProof/>
              <w:sz w:val="24"/>
              <w:szCs w:val="24"/>
              <w:rPrChange w:id="309" w:author="Muhammad Awais" w:date="2026-05-01T19:25:00Z">
                <w:rPr>
                  <w:rStyle w:val="Hyperlink"/>
                  <w:noProof/>
                </w:rPr>
              </w:rPrChange>
            </w:rPr>
            <w:t>Discussion</w:t>
          </w:r>
          <w:r w:rsidRPr="00EB572E">
            <w:rPr>
              <w:b/>
              <w:bCs/>
              <w:noProof/>
              <w:webHidden/>
              <w:sz w:val="24"/>
              <w:szCs w:val="24"/>
              <w:rPrChange w:id="310" w:author="Muhammad Awais" w:date="2026-05-01T19:25:00Z">
                <w:rPr>
                  <w:noProof/>
                  <w:webHidden/>
                </w:rPr>
              </w:rPrChange>
            </w:rPr>
            <w:tab/>
          </w:r>
          <w:r w:rsidRPr="00EB572E">
            <w:rPr>
              <w:b/>
              <w:bCs/>
              <w:noProof/>
              <w:webHidden/>
              <w:sz w:val="24"/>
              <w:szCs w:val="24"/>
              <w:rPrChange w:id="311" w:author="Muhammad Awais" w:date="2026-05-01T19:25:00Z">
                <w:rPr>
                  <w:noProof/>
                  <w:webHidden/>
                </w:rPr>
              </w:rPrChange>
            </w:rPr>
            <w:fldChar w:fldCharType="begin"/>
          </w:r>
          <w:r w:rsidRPr="00EB572E">
            <w:rPr>
              <w:b/>
              <w:bCs/>
              <w:noProof/>
              <w:webHidden/>
              <w:sz w:val="24"/>
              <w:szCs w:val="24"/>
              <w:rPrChange w:id="312" w:author="Muhammad Awais" w:date="2026-05-01T19:25:00Z">
                <w:rPr>
                  <w:noProof/>
                  <w:webHidden/>
                </w:rPr>
              </w:rPrChange>
            </w:rPr>
            <w:instrText xml:space="preserve"> PAGEREF _Toc228555954 \h </w:instrText>
          </w:r>
          <w:r w:rsidRPr="00EB572E">
            <w:rPr>
              <w:b/>
              <w:bCs/>
              <w:noProof/>
              <w:webHidden/>
              <w:sz w:val="24"/>
              <w:szCs w:val="24"/>
              <w:rPrChange w:id="313" w:author="Muhammad Awais" w:date="2026-05-01T19:25:00Z">
                <w:rPr>
                  <w:noProof/>
                  <w:webHidden/>
                </w:rPr>
              </w:rPrChange>
            </w:rPr>
          </w:r>
          <w:r w:rsidRPr="00EB572E">
            <w:rPr>
              <w:b/>
              <w:bCs/>
              <w:noProof/>
              <w:webHidden/>
              <w:sz w:val="24"/>
              <w:szCs w:val="24"/>
              <w:rPrChange w:id="314" w:author="Muhammad Awais" w:date="2026-05-01T19:25:00Z">
                <w:rPr>
                  <w:noProof/>
                  <w:webHidden/>
                </w:rPr>
              </w:rPrChange>
            </w:rPr>
            <w:fldChar w:fldCharType="separate"/>
          </w:r>
          <w:r w:rsidRPr="00EB572E">
            <w:rPr>
              <w:b/>
              <w:bCs/>
              <w:noProof/>
              <w:webHidden/>
              <w:sz w:val="24"/>
              <w:szCs w:val="24"/>
              <w:rPrChange w:id="315" w:author="Muhammad Awais" w:date="2026-05-01T19:25:00Z">
                <w:rPr>
                  <w:noProof/>
                  <w:webHidden/>
                </w:rPr>
              </w:rPrChange>
            </w:rPr>
            <w:t>12</w:t>
          </w:r>
          <w:r w:rsidRPr="00EB572E">
            <w:rPr>
              <w:b/>
              <w:bCs/>
              <w:noProof/>
              <w:webHidden/>
              <w:sz w:val="24"/>
              <w:szCs w:val="24"/>
              <w:rPrChange w:id="316" w:author="Muhammad Awais" w:date="2026-05-01T19:25:00Z">
                <w:rPr>
                  <w:noProof/>
                  <w:webHidden/>
                </w:rPr>
              </w:rPrChange>
            </w:rPr>
            <w:fldChar w:fldCharType="end"/>
          </w:r>
          <w:r w:rsidRPr="00EB572E">
            <w:rPr>
              <w:rStyle w:val="Hyperlink"/>
              <w:b/>
              <w:bCs/>
              <w:noProof/>
              <w:sz w:val="24"/>
              <w:szCs w:val="24"/>
              <w:rPrChange w:id="317" w:author="Muhammad Awais" w:date="2026-05-01T19:25:00Z">
                <w:rPr>
                  <w:rStyle w:val="Hyperlink"/>
                  <w:noProof/>
                </w:rPr>
              </w:rPrChange>
            </w:rPr>
            <w:fldChar w:fldCharType="end"/>
          </w:r>
        </w:p>
        <w:p w14:paraId="3859B420" w14:textId="2BB78665" w:rsidR="00EB572E" w:rsidRPr="00EB572E" w:rsidRDefault="00EB572E" w:rsidP="00EB572E">
          <w:pPr>
            <w:pStyle w:val="TOC2"/>
            <w:tabs>
              <w:tab w:val="right" w:leader="dot" w:pos="10456"/>
            </w:tabs>
            <w:jc w:val="both"/>
            <w:rPr>
              <w:b/>
              <w:bCs/>
              <w:noProof/>
              <w:sz w:val="24"/>
              <w:szCs w:val="24"/>
              <w:rPrChange w:id="318" w:author="Muhammad Awais" w:date="2026-05-01T19:25:00Z">
                <w:rPr>
                  <w:noProof/>
                </w:rPr>
              </w:rPrChange>
            </w:rPr>
            <w:pPrChange w:id="319" w:author="Muhammad Awais" w:date="2026-05-01T19:27:00Z">
              <w:pPr>
                <w:pStyle w:val="TOC2"/>
                <w:tabs>
                  <w:tab w:val="right" w:leader="dot" w:pos="10456"/>
                </w:tabs>
              </w:pPr>
            </w:pPrChange>
          </w:pPr>
          <w:r w:rsidRPr="00EB572E">
            <w:rPr>
              <w:rStyle w:val="Hyperlink"/>
              <w:b/>
              <w:bCs/>
              <w:noProof/>
              <w:sz w:val="24"/>
              <w:szCs w:val="24"/>
              <w:rPrChange w:id="320" w:author="Muhammad Awais" w:date="2026-05-01T19:25:00Z">
                <w:rPr>
                  <w:rStyle w:val="Hyperlink"/>
                  <w:noProof/>
                </w:rPr>
              </w:rPrChange>
            </w:rPr>
            <w:fldChar w:fldCharType="begin"/>
          </w:r>
          <w:r w:rsidRPr="00EB572E">
            <w:rPr>
              <w:rStyle w:val="Hyperlink"/>
              <w:b/>
              <w:bCs/>
              <w:noProof/>
              <w:sz w:val="24"/>
              <w:szCs w:val="24"/>
              <w:rPrChange w:id="321" w:author="Muhammad Awais" w:date="2026-05-01T19:25:00Z">
                <w:rPr>
                  <w:rStyle w:val="Hyperlink"/>
                  <w:noProof/>
                </w:rPr>
              </w:rPrChange>
            </w:rPr>
            <w:instrText xml:space="preserve"> </w:instrText>
          </w:r>
          <w:r w:rsidRPr="00EB572E">
            <w:rPr>
              <w:b/>
              <w:bCs/>
              <w:noProof/>
              <w:sz w:val="24"/>
              <w:szCs w:val="24"/>
              <w:rPrChange w:id="322" w:author="Muhammad Awais" w:date="2026-05-01T19:25:00Z">
                <w:rPr>
                  <w:noProof/>
                </w:rPr>
              </w:rPrChange>
            </w:rPr>
            <w:instrText>HYPERLINK \l "_Toc228555955"</w:instrText>
          </w:r>
          <w:r w:rsidRPr="00EB572E">
            <w:rPr>
              <w:rStyle w:val="Hyperlink"/>
              <w:b/>
              <w:bCs/>
              <w:noProof/>
              <w:sz w:val="24"/>
              <w:szCs w:val="24"/>
              <w:rPrChange w:id="323" w:author="Muhammad Awais" w:date="2026-05-01T19:25:00Z">
                <w:rPr>
                  <w:rStyle w:val="Hyperlink"/>
                  <w:noProof/>
                </w:rPr>
              </w:rPrChange>
            </w:rPr>
            <w:instrText xml:space="preserve"> </w:instrText>
          </w:r>
          <w:r w:rsidRPr="00EB572E">
            <w:rPr>
              <w:rStyle w:val="Hyperlink"/>
              <w:b/>
              <w:bCs/>
              <w:noProof/>
              <w:sz w:val="24"/>
              <w:szCs w:val="24"/>
              <w:rPrChange w:id="324" w:author="Muhammad Awais" w:date="2026-05-01T19:25:00Z">
                <w:rPr>
                  <w:rStyle w:val="Hyperlink"/>
                  <w:noProof/>
                </w:rPr>
              </w:rPrChange>
            </w:rPr>
          </w:r>
          <w:r w:rsidRPr="00EB572E">
            <w:rPr>
              <w:rStyle w:val="Hyperlink"/>
              <w:b/>
              <w:bCs/>
              <w:noProof/>
              <w:sz w:val="24"/>
              <w:szCs w:val="24"/>
              <w:rPrChange w:id="325" w:author="Muhammad Awais" w:date="2026-05-01T19:25:00Z">
                <w:rPr>
                  <w:rStyle w:val="Hyperlink"/>
                  <w:noProof/>
                </w:rPr>
              </w:rPrChange>
            </w:rPr>
            <w:fldChar w:fldCharType="separate"/>
          </w:r>
          <w:r w:rsidRPr="00EB572E">
            <w:rPr>
              <w:rStyle w:val="Hyperlink"/>
              <w:b/>
              <w:bCs/>
              <w:noProof/>
              <w:sz w:val="24"/>
              <w:szCs w:val="24"/>
              <w:rPrChange w:id="326" w:author="Muhammad Awais" w:date="2026-05-01T19:25:00Z">
                <w:rPr>
                  <w:rStyle w:val="Hyperlink"/>
                  <w:noProof/>
                </w:rPr>
              </w:rPrChange>
            </w:rPr>
            <w:t>Recommendations</w:t>
          </w:r>
          <w:r w:rsidRPr="00EB572E">
            <w:rPr>
              <w:b/>
              <w:bCs/>
              <w:noProof/>
              <w:webHidden/>
              <w:sz w:val="24"/>
              <w:szCs w:val="24"/>
              <w:rPrChange w:id="327" w:author="Muhammad Awais" w:date="2026-05-01T19:25:00Z">
                <w:rPr>
                  <w:noProof/>
                  <w:webHidden/>
                </w:rPr>
              </w:rPrChange>
            </w:rPr>
            <w:tab/>
          </w:r>
          <w:r w:rsidRPr="00EB572E">
            <w:rPr>
              <w:b/>
              <w:bCs/>
              <w:noProof/>
              <w:webHidden/>
              <w:sz w:val="24"/>
              <w:szCs w:val="24"/>
              <w:rPrChange w:id="328" w:author="Muhammad Awais" w:date="2026-05-01T19:25:00Z">
                <w:rPr>
                  <w:noProof/>
                  <w:webHidden/>
                </w:rPr>
              </w:rPrChange>
            </w:rPr>
            <w:fldChar w:fldCharType="begin"/>
          </w:r>
          <w:r w:rsidRPr="00EB572E">
            <w:rPr>
              <w:b/>
              <w:bCs/>
              <w:noProof/>
              <w:webHidden/>
              <w:sz w:val="24"/>
              <w:szCs w:val="24"/>
              <w:rPrChange w:id="329" w:author="Muhammad Awais" w:date="2026-05-01T19:25:00Z">
                <w:rPr>
                  <w:noProof/>
                  <w:webHidden/>
                </w:rPr>
              </w:rPrChange>
            </w:rPr>
            <w:instrText xml:space="preserve"> PAGEREF _Toc228555955 \h </w:instrText>
          </w:r>
          <w:r w:rsidRPr="00EB572E">
            <w:rPr>
              <w:b/>
              <w:bCs/>
              <w:noProof/>
              <w:webHidden/>
              <w:sz w:val="24"/>
              <w:szCs w:val="24"/>
              <w:rPrChange w:id="330" w:author="Muhammad Awais" w:date="2026-05-01T19:25:00Z">
                <w:rPr>
                  <w:noProof/>
                  <w:webHidden/>
                </w:rPr>
              </w:rPrChange>
            </w:rPr>
          </w:r>
          <w:r w:rsidRPr="00EB572E">
            <w:rPr>
              <w:b/>
              <w:bCs/>
              <w:noProof/>
              <w:webHidden/>
              <w:sz w:val="24"/>
              <w:szCs w:val="24"/>
              <w:rPrChange w:id="331" w:author="Muhammad Awais" w:date="2026-05-01T19:25:00Z">
                <w:rPr>
                  <w:noProof/>
                  <w:webHidden/>
                </w:rPr>
              </w:rPrChange>
            </w:rPr>
            <w:fldChar w:fldCharType="separate"/>
          </w:r>
          <w:r w:rsidRPr="00EB572E">
            <w:rPr>
              <w:b/>
              <w:bCs/>
              <w:noProof/>
              <w:webHidden/>
              <w:sz w:val="24"/>
              <w:szCs w:val="24"/>
              <w:rPrChange w:id="332" w:author="Muhammad Awais" w:date="2026-05-01T19:25:00Z">
                <w:rPr>
                  <w:noProof/>
                  <w:webHidden/>
                </w:rPr>
              </w:rPrChange>
            </w:rPr>
            <w:t>14</w:t>
          </w:r>
          <w:r w:rsidRPr="00EB572E">
            <w:rPr>
              <w:b/>
              <w:bCs/>
              <w:noProof/>
              <w:webHidden/>
              <w:sz w:val="24"/>
              <w:szCs w:val="24"/>
              <w:rPrChange w:id="333" w:author="Muhammad Awais" w:date="2026-05-01T19:25:00Z">
                <w:rPr>
                  <w:noProof/>
                  <w:webHidden/>
                </w:rPr>
              </w:rPrChange>
            </w:rPr>
            <w:fldChar w:fldCharType="end"/>
          </w:r>
          <w:r w:rsidRPr="00EB572E">
            <w:rPr>
              <w:rStyle w:val="Hyperlink"/>
              <w:b/>
              <w:bCs/>
              <w:noProof/>
              <w:sz w:val="24"/>
              <w:szCs w:val="24"/>
              <w:rPrChange w:id="334" w:author="Muhammad Awais" w:date="2026-05-01T19:25:00Z">
                <w:rPr>
                  <w:rStyle w:val="Hyperlink"/>
                  <w:noProof/>
                </w:rPr>
              </w:rPrChange>
            </w:rPr>
            <w:fldChar w:fldCharType="end"/>
          </w:r>
        </w:p>
        <w:p w14:paraId="7FE8CF7B" w14:textId="3AABA24A" w:rsidR="00EB572E" w:rsidRPr="00EB572E" w:rsidRDefault="00EB572E" w:rsidP="00EB572E">
          <w:pPr>
            <w:jc w:val="both"/>
            <w:rPr>
              <w:ins w:id="335" w:author="Muhammad Awais" w:date="2026-05-01T19:25:00Z"/>
              <w:b/>
              <w:bCs/>
              <w:sz w:val="24"/>
              <w:szCs w:val="24"/>
              <w:rPrChange w:id="336" w:author="Muhammad Awais" w:date="2026-05-01T19:25:00Z">
                <w:rPr>
                  <w:ins w:id="337" w:author="Muhammad Awais" w:date="2026-05-01T19:25:00Z"/>
                </w:rPr>
              </w:rPrChange>
            </w:rPr>
            <w:pPrChange w:id="338" w:author="Muhammad Awais" w:date="2026-05-01T19:25:00Z">
              <w:pPr/>
            </w:pPrChange>
          </w:pPr>
          <w:ins w:id="339" w:author="Muhammad Awais" w:date="2026-05-01T19:25:00Z">
            <w:r w:rsidRPr="00EB572E">
              <w:rPr>
                <w:b/>
                <w:bCs/>
                <w:noProof/>
                <w:sz w:val="24"/>
                <w:szCs w:val="24"/>
                <w:rPrChange w:id="340" w:author="Muhammad Awais" w:date="2026-05-01T19:25:00Z">
                  <w:rPr>
                    <w:b/>
                    <w:bCs/>
                    <w:noProof/>
                  </w:rPr>
                </w:rPrChange>
              </w:rPr>
              <w:fldChar w:fldCharType="end"/>
            </w:r>
          </w:ins>
        </w:p>
        <w:customXmlInsRangeStart w:id="341" w:author="Muhammad Awais" w:date="2026-05-01T19:25:00Z"/>
      </w:sdtContent>
    </w:sdt>
    <w:customXmlInsRangeEnd w:id="341"/>
    <w:p w14:paraId="75CADAD5" w14:textId="77777777" w:rsidR="00F04730" w:rsidRPr="00EB572E" w:rsidRDefault="00F04730" w:rsidP="00EB572E">
      <w:pPr>
        <w:jc w:val="both"/>
        <w:rPr>
          <w:rFonts w:ascii="Cambria" w:eastAsia="Cambria" w:hAnsi="Cambria" w:cs="Cambria"/>
          <w:b/>
          <w:bCs/>
          <w:sz w:val="24"/>
          <w:szCs w:val="24"/>
          <w:rPrChange w:id="342" w:author="Muhammad Awais" w:date="2026-05-01T19:25:00Z">
            <w:rPr>
              <w:rFonts w:ascii="Cambria" w:eastAsia="Cambria" w:hAnsi="Cambria" w:cs="Cambria"/>
              <w:sz w:val="24"/>
              <w:szCs w:val="24"/>
            </w:rPr>
          </w:rPrChange>
        </w:rPr>
      </w:pPr>
    </w:p>
    <w:p w14:paraId="0BB2E1B0" w14:textId="77777777" w:rsidR="00F04730" w:rsidRPr="00EB572E" w:rsidRDefault="00F04730" w:rsidP="00EB572E">
      <w:pPr>
        <w:jc w:val="both"/>
        <w:rPr>
          <w:rFonts w:ascii="Cambria" w:eastAsia="Cambria" w:hAnsi="Cambria" w:cs="Cambria"/>
          <w:b/>
          <w:bCs/>
          <w:sz w:val="24"/>
          <w:szCs w:val="24"/>
          <w:rPrChange w:id="343" w:author="Muhammad Awais" w:date="2026-05-01T19:25:00Z">
            <w:rPr>
              <w:rFonts w:ascii="Cambria" w:eastAsia="Cambria" w:hAnsi="Cambria" w:cs="Cambria"/>
              <w:sz w:val="24"/>
              <w:szCs w:val="24"/>
            </w:rPr>
          </w:rPrChange>
        </w:rPr>
      </w:pPr>
    </w:p>
    <w:p w14:paraId="64E9AD13" w14:textId="77777777" w:rsidR="00F04730" w:rsidRPr="00EB572E" w:rsidRDefault="00F04730" w:rsidP="00EB572E">
      <w:pPr>
        <w:jc w:val="both"/>
        <w:rPr>
          <w:rFonts w:ascii="Cambria" w:eastAsia="Cambria" w:hAnsi="Cambria" w:cs="Cambria"/>
          <w:b/>
          <w:bCs/>
          <w:sz w:val="24"/>
          <w:szCs w:val="24"/>
          <w:rPrChange w:id="344" w:author="Muhammad Awais" w:date="2026-05-01T19:25:00Z">
            <w:rPr>
              <w:rFonts w:ascii="Cambria" w:eastAsia="Cambria" w:hAnsi="Cambria" w:cs="Cambria"/>
              <w:sz w:val="24"/>
              <w:szCs w:val="24"/>
            </w:rPr>
          </w:rPrChange>
        </w:rPr>
      </w:pPr>
    </w:p>
    <w:p w14:paraId="1B2F5F05" w14:textId="77777777" w:rsidR="00F04730" w:rsidRDefault="00F04730">
      <w:pPr>
        <w:jc w:val="both"/>
        <w:rPr>
          <w:rFonts w:ascii="Cambria" w:eastAsia="Cambria" w:hAnsi="Cambria" w:cs="Cambria"/>
          <w:sz w:val="24"/>
          <w:szCs w:val="24"/>
        </w:rPr>
      </w:pPr>
    </w:p>
    <w:p w14:paraId="237AC93A" w14:textId="77777777" w:rsidR="00F04730" w:rsidRDefault="00F04730">
      <w:pPr>
        <w:jc w:val="both"/>
        <w:rPr>
          <w:rFonts w:ascii="Cambria" w:eastAsia="Cambria" w:hAnsi="Cambria" w:cs="Cambria"/>
          <w:sz w:val="24"/>
          <w:szCs w:val="24"/>
        </w:rPr>
      </w:pPr>
    </w:p>
    <w:p w14:paraId="19801B08" w14:textId="77777777" w:rsidR="00F04730" w:rsidRDefault="00F04730">
      <w:pPr>
        <w:jc w:val="both"/>
        <w:rPr>
          <w:rFonts w:ascii="Cambria" w:eastAsia="Cambria" w:hAnsi="Cambria" w:cs="Cambria"/>
          <w:sz w:val="24"/>
          <w:szCs w:val="24"/>
        </w:rPr>
      </w:pPr>
    </w:p>
    <w:p w14:paraId="3F852E9E" w14:textId="77777777" w:rsidR="00F04730" w:rsidRDefault="00F04730">
      <w:pPr>
        <w:jc w:val="both"/>
        <w:rPr>
          <w:rFonts w:ascii="Cambria" w:eastAsia="Cambria" w:hAnsi="Cambria" w:cs="Cambria"/>
          <w:sz w:val="24"/>
          <w:szCs w:val="24"/>
        </w:rPr>
      </w:pPr>
    </w:p>
    <w:p w14:paraId="65F7F555" w14:textId="77777777" w:rsidR="00F04730" w:rsidRDefault="00F04730">
      <w:pPr>
        <w:jc w:val="both"/>
        <w:rPr>
          <w:rFonts w:ascii="Cambria" w:eastAsia="Cambria" w:hAnsi="Cambria" w:cs="Cambria"/>
          <w:sz w:val="24"/>
          <w:szCs w:val="24"/>
        </w:rPr>
      </w:pPr>
    </w:p>
    <w:p w14:paraId="2E309283" w14:textId="77777777" w:rsidR="00F04730" w:rsidRDefault="00F04730">
      <w:pPr>
        <w:jc w:val="both"/>
        <w:rPr>
          <w:rFonts w:ascii="Cambria" w:eastAsia="Cambria" w:hAnsi="Cambria" w:cs="Cambria"/>
          <w:sz w:val="24"/>
          <w:szCs w:val="24"/>
        </w:rPr>
      </w:pPr>
    </w:p>
    <w:p w14:paraId="53D9B87F" w14:textId="77777777" w:rsidR="00F04730" w:rsidRDefault="00F04730">
      <w:pPr>
        <w:jc w:val="both"/>
        <w:rPr>
          <w:rFonts w:ascii="Cambria" w:eastAsia="Cambria" w:hAnsi="Cambria" w:cs="Cambria"/>
          <w:sz w:val="24"/>
          <w:szCs w:val="24"/>
        </w:rPr>
      </w:pPr>
    </w:p>
    <w:p w14:paraId="0EAE1E33" w14:textId="77777777" w:rsidR="00F04730" w:rsidRDefault="00F04730">
      <w:pPr>
        <w:jc w:val="both"/>
        <w:rPr>
          <w:rFonts w:ascii="Cambria" w:eastAsia="Cambria" w:hAnsi="Cambria" w:cs="Cambria"/>
          <w:sz w:val="24"/>
          <w:szCs w:val="24"/>
        </w:rPr>
      </w:pPr>
    </w:p>
    <w:p w14:paraId="6B50FE8D" w14:textId="77777777" w:rsidR="00F04730" w:rsidRDefault="00F04730">
      <w:pPr>
        <w:jc w:val="both"/>
        <w:rPr>
          <w:rFonts w:ascii="Cambria" w:eastAsia="Cambria" w:hAnsi="Cambria" w:cs="Cambria"/>
          <w:sz w:val="24"/>
          <w:szCs w:val="24"/>
        </w:rPr>
      </w:pPr>
    </w:p>
    <w:p w14:paraId="142DF8E3" w14:textId="77777777" w:rsidR="00F04730" w:rsidRDefault="00F04730">
      <w:pPr>
        <w:jc w:val="both"/>
        <w:rPr>
          <w:rFonts w:ascii="Cambria" w:eastAsia="Cambria" w:hAnsi="Cambria" w:cs="Cambria"/>
          <w:sz w:val="24"/>
          <w:szCs w:val="24"/>
        </w:rPr>
      </w:pPr>
    </w:p>
    <w:p w14:paraId="3B8E7632" w14:textId="77777777" w:rsidR="00F04730" w:rsidRDefault="00F04730">
      <w:pPr>
        <w:jc w:val="both"/>
        <w:rPr>
          <w:rFonts w:ascii="Cambria" w:eastAsia="Cambria" w:hAnsi="Cambria" w:cs="Cambria"/>
          <w:sz w:val="24"/>
          <w:szCs w:val="24"/>
        </w:rPr>
      </w:pPr>
    </w:p>
    <w:p w14:paraId="7076B629" w14:textId="77777777" w:rsidR="00F04730" w:rsidRDefault="00F04730">
      <w:pPr>
        <w:jc w:val="both"/>
        <w:rPr>
          <w:rFonts w:ascii="Cambria" w:eastAsia="Cambria" w:hAnsi="Cambria" w:cs="Cambria"/>
          <w:sz w:val="24"/>
          <w:szCs w:val="24"/>
        </w:rPr>
      </w:pPr>
    </w:p>
    <w:p w14:paraId="04A2C16C" w14:textId="77777777" w:rsidR="00F04730" w:rsidRDefault="00F04730">
      <w:pPr>
        <w:jc w:val="both"/>
        <w:rPr>
          <w:rFonts w:ascii="Cambria" w:eastAsia="Cambria" w:hAnsi="Cambria" w:cs="Cambria"/>
          <w:sz w:val="24"/>
          <w:szCs w:val="24"/>
        </w:rPr>
      </w:pPr>
    </w:p>
    <w:p w14:paraId="07E36D07" w14:textId="77777777" w:rsidR="00F04730" w:rsidRDefault="00F04730">
      <w:pPr>
        <w:jc w:val="both"/>
        <w:rPr>
          <w:rFonts w:ascii="Cambria" w:eastAsia="Cambria" w:hAnsi="Cambria" w:cs="Cambria"/>
          <w:sz w:val="24"/>
          <w:szCs w:val="24"/>
        </w:rPr>
      </w:pPr>
    </w:p>
    <w:p w14:paraId="665F1D6F" w14:textId="77777777" w:rsidR="00F04730" w:rsidRDefault="00F04730">
      <w:pPr>
        <w:jc w:val="both"/>
        <w:rPr>
          <w:rFonts w:ascii="Cambria" w:eastAsia="Cambria" w:hAnsi="Cambria" w:cs="Cambria"/>
          <w:sz w:val="24"/>
          <w:szCs w:val="24"/>
        </w:rPr>
      </w:pPr>
    </w:p>
    <w:p w14:paraId="13F9CEE5" w14:textId="77777777" w:rsidR="00F04730" w:rsidRDefault="00F04730">
      <w:pPr>
        <w:jc w:val="both"/>
        <w:rPr>
          <w:rFonts w:ascii="Cambria" w:eastAsia="Cambria" w:hAnsi="Cambria" w:cs="Cambria"/>
          <w:sz w:val="24"/>
          <w:szCs w:val="24"/>
        </w:rPr>
      </w:pPr>
    </w:p>
    <w:p w14:paraId="453C5616" w14:textId="77777777" w:rsidR="00F04730" w:rsidRDefault="00F04730">
      <w:pPr>
        <w:jc w:val="both"/>
        <w:rPr>
          <w:rFonts w:ascii="Cambria" w:eastAsia="Cambria" w:hAnsi="Cambria" w:cs="Cambria"/>
          <w:sz w:val="24"/>
          <w:szCs w:val="24"/>
        </w:rPr>
      </w:pPr>
    </w:p>
    <w:p w14:paraId="651B4E6E" w14:textId="77777777" w:rsidR="00F04730" w:rsidDel="00EB572E" w:rsidRDefault="00F04730">
      <w:pPr>
        <w:jc w:val="both"/>
        <w:rPr>
          <w:del w:id="345" w:author="Muhammad Awais" w:date="2026-05-01T19:27:00Z"/>
          <w:rFonts w:ascii="Cambria" w:eastAsia="Cambria" w:hAnsi="Cambria" w:cs="Cambria"/>
          <w:sz w:val="24"/>
          <w:szCs w:val="24"/>
        </w:rPr>
      </w:pPr>
    </w:p>
    <w:p w14:paraId="1A79AE87" w14:textId="77777777" w:rsidR="00EB572E" w:rsidRDefault="00EB572E">
      <w:pPr>
        <w:jc w:val="both"/>
        <w:rPr>
          <w:ins w:id="346" w:author="Muhammad Awais" w:date="2026-05-01T19:27:00Z"/>
          <w:rFonts w:ascii="Cambria" w:eastAsia="Cambria" w:hAnsi="Cambria" w:cs="Cambria"/>
          <w:sz w:val="24"/>
          <w:szCs w:val="24"/>
        </w:rPr>
      </w:pPr>
    </w:p>
    <w:p w14:paraId="11A7AD66" w14:textId="77777777" w:rsidR="00F04730" w:rsidDel="00EB572E" w:rsidRDefault="00F04730">
      <w:pPr>
        <w:jc w:val="both"/>
        <w:rPr>
          <w:del w:id="347" w:author="Muhammad Awais" w:date="2026-05-01T19:27:00Z"/>
          <w:rFonts w:ascii="Cambria" w:eastAsia="Cambria" w:hAnsi="Cambria" w:cs="Cambria"/>
          <w:sz w:val="24"/>
          <w:szCs w:val="24"/>
        </w:rPr>
      </w:pPr>
    </w:p>
    <w:p w14:paraId="58247C48" w14:textId="77777777" w:rsidR="00F04730" w:rsidDel="00EB572E" w:rsidRDefault="00F04730">
      <w:pPr>
        <w:jc w:val="both"/>
        <w:rPr>
          <w:del w:id="348" w:author="Muhammad Awais" w:date="2026-05-01T19:27:00Z"/>
          <w:rFonts w:ascii="Cambria" w:eastAsia="Cambria" w:hAnsi="Cambria" w:cs="Cambria"/>
          <w:sz w:val="24"/>
          <w:szCs w:val="24"/>
        </w:rPr>
      </w:pPr>
    </w:p>
    <w:p w14:paraId="1E744C91" w14:textId="77777777" w:rsidR="00F04730" w:rsidDel="00EB572E" w:rsidRDefault="00F04730">
      <w:pPr>
        <w:jc w:val="both"/>
        <w:rPr>
          <w:del w:id="349" w:author="Muhammad Awais" w:date="2026-05-01T19:27:00Z"/>
          <w:rFonts w:ascii="Cambria" w:eastAsia="Cambria" w:hAnsi="Cambria" w:cs="Cambria"/>
          <w:sz w:val="24"/>
          <w:szCs w:val="24"/>
        </w:rPr>
      </w:pPr>
    </w:p>
    <w:p w14:paraId="10989AB3" w14:textId="77777777" w:rsidR="00F04730" w:rsidDel="00EB572E" w:rsidRDefault="00F04730">
      <w:pPr>
        <w:jc w:val="both"/>
        <w:rPr>
          <w:del w:id="350" w:author="Muhammad Awais" w:date="2026-05-01T19:27:00Z"/>
          <w:rFonts w:ascii="Cambria" w:eastAsia="Cambria" w:hAnsi="Cambria" w:cs="Cambria"/>
          <w:sz w:val="24"/>
          <w:szCs w:val="24"/>
        </w:rPr>
      </w:pPr>
    </w:p>
    <w:p w14:paraId="6EDFB327" w14:textId="77777777" w:rsidR="00F04730" w:rsidDel="00EB572E" w:rsidRDefault="00F04730">
      <w:pPr>
        <w:jc w:val="both"/>
        <w:rPr>
          <w:del w:id="351" w:author="Muhammad Awais" w:date="2026-05-01T19:27:00Z"/>
          <w:rFonts w:ascii="Cambria" w:eastAsia="Cambria" w:hAnsi="Cambria" w:cs="Cambria"/>
          <w:sz w:val="24"/>
          <w:szCs w:val="24"/>
        </w:rPr>
      </w:pPr>
    </w:p>
    <w:p w14:paraId="7C21F009" w14:textId="77777777" w:rsidR="00F04730" w:rsidDel="00EB572E" w:rsidRDefault="00F04730">
      <w:pPr>
        <w:jc w:val="both"/>
        <w:rPr>
          <w:del w:id="352" w:author="Muhammad Awais" w:date="2026-05-01T19:27:00Z"/>
          <w:rFonts w:ascii="Cambria" w:eastAsia="Cambria" w:hAnsi="Cambria" w:cs="Cambria"/>
          <w:sz w:val="24"/>
          <w:szCs w:val="24"/>
        </w:rPr>
      </w:pPr>
    </w:p>
    <w:p w14:paraId="23DCAA17" w14:textId="77777777" w:rsidR="00F04730" w:rsidDel="00EB572E" w:rsidRDefault="00F04730">
      <w:pPr>
        <w:jc w:val="both"/>
        <w:rPr>
          <w:del w:id="353" w:author="Muhammad Awais" w:date="2026-05-01T19:27:00Z"/>
          <w:rFonts w:ascii="Cambria" w:eastAsia="Cambria" w:hAnsi="Cambria" w:cs="Cambria"/>
          <w:sz w:val="24"/>
          <w:szCs w:val="24"/>
        </w:rPr>
      </w:pPr>
    </w:p>
    <w:p w14:paraId="401D2797" w14:textId="77777777" w:rsidR="00F04730" w:rsidDel="00EB572E" w:rsidRDefault="00F04730">
      <w:pPr>
        <w:jc w:val="both"/>
        <w:rPr>
          <w:del w:id="354" w:author="Muhammad Awais" w:date="2026-05-01T19:27:00Z"/>
          <w:rFonts w:ascii="Cambria" w:eastAsia="Cambria" w:hAnsi="Cambria" w:cs="Cambria"/>
          <w:sz w:val="24"/>
          <w:szCs w:val="24"/>
        </w:rPr>
      </w:pPr>
    </w:p>
    <w:p w14:paraId="30FACDA8" w14:textId="77777777" w:rsidR="00F04730" w:rsidDel="00EB572E" w:rsidRDefault="00F04730">
      <w:pPr>
        <w:jc w:val="both"/>
        <w:rPr>
          <w:del w:id="355" w:author="Muhammad Awais" w:date="2026-05-01T19:27:00Z"/>
          <w:rFonts w:ascii="Cambria" w:eastAsia="Cambria" w:hAnsi="Cambria" w:cs="Cambria"/>
          <w:sz w:val="24"/>
          <w:szCs w:val="24"/>
        </w:rPr>
      </w:pPr>
    </w:p>
    <w:p w14:paraId="2BCD9AB7" w14:textId="77777777" w:rsidR="00F04730" w:rsidDel="00EB572E" w:rsidRDefault="00F04730">
      <w:pPr>
        <w:jc w:val="both"/>
        <w:rPr>
          <w:del w:id="356" w:author="Muhammad Awais" w:date="2026-05-01T19:27:00Z"/>
          <w:rFonts w:ascii="Cambria" w:eastAsia="Cambria" w:hAnsi="Cambria" w:cs="Cambria"/>
          <w:sz w:val="24"/>
          <w:szCs w:val="24"/>
        </w:rPr>
      </w:pPr>
    </w:p>
    <w:p w14:paraId="05057895" w14:textId="77777777" w:rsidR="00F04730" w:rsidDel="00EB572E" w:rsidRDefault="00F04730">
      <w:pPr>
        <w:jc w:val="both"/>
        <w:rPr>
          <w:del w:id="357" w:author="Muhammad Awais" w:date="2026-05-01T19:27:00Z"/>
          <w:rFonts w:ascii="Cambria" w:eastAsia="Cambria" w:hAnsi="Cambria" w:cs="Cambria"/>
          <w:sz w:val="24"/>
          <w:szCs w:val="24"/>
        </w:rPr>
      </w:pPr>
    </w:p>
    <w:p w14:paraId="2BBF7B02" w14:textId="77777777" w:rsidR="00F04730" w:rsidDel="00EB572E" w:rsidRDefault="00F04730">
      <w:pPr>
        <w:jc w:val="both"/>
        <w:rPr>
          <w:del w:id="358" w:author="Muhammad Awais" w:date="2026-05-01T19:27:00Z"/>
          <w:rFonts w:ascii="Cambria" w:eastAsia="Cambria" w:hAnsi="Cambria" w:cs="Cambria"/>
          <w:sz w:val="24"/>
          <w:szCs w:val="24"/>
        </w:rPr>
      </w:pPr>
    </w:p>
    <w:p w14:paraId="5E944EC5" w14:textId="77777777" w:rsidR="00F04730" w:rsidDel="00EB572E" w:rsidRDefault="00F04730">
      <w:pPr>
        <w:jc w:val="both"/>
        <w:rPr>
          <w:del w:id="359" w:author="Muhammad Awais" w:date="2026-05-01T19:27:00Z"/>
          <w:rFonts w:ascii="Cambria" w:eastAsia="Cambria" w:hAnsi="Cambria" w:cs="Cambria"/>
          <w:sz w:val="24"/>
          <w:szCs w:val="24"/>
        </w:rPr>
      </w:pPr>
    </w:p>
    <w:p w14:paraId="369F1D13" w14:textId="77777777" w:rsidR="00F04730" w:rsidDel="00EB572E" w:rsidRDefault="00F04730">
      <w:pPr>
        <w:jc w:val="both"/>
        <w:rPr>
          <w:del w:id="360" w:author="Muhammad Awais" w:date="2026-05-01T19:27:00Z"/>
          <w:rFonts w:ascii="Cambria" w:eastAsia="Cambria" w:hAnsi="Cambria" w:cs="Cambria"/>
          <w:sz w:val="24"/>
          <w:szCs w:val="24"/>
        </w:rPr>
      </w:pPr>
    </w:p>
    <w:p w14:paraId="3FF95837" w14:textId="77777777" w:rsidR="00F04730" w:rsidDel="00EB572E" w:rsidRDefault="00F04730">
      <w:pPr>
        <w:jc w:val="both"/>
        <w:rPr>
          <w:del w:id="361" w:author="Muhammad Awais" w:date="2026-05-01T19:27:00Z"/>
          <w:rFonts w:ascii="Cambria" w:eastAsia="Cambria" w:hAnsi="Cambria" w:cs="Cambria"/>
          <w:sz w:val="24"/>
          <w:szCs w:val="24"/>
        </w:rPr>
      </w:pPr>
    </w:p>
    <w:p w14:paraId="0DF1E676" w14:textId="77777777" w:rsidR="00F04730" w:rsidDel="00EB572E" w:rsidRDefault="00F04730">
      <w:pPr>
        <w:jc w:val="both"/>
        <w:rPr>
          <w:del w:id="362" w:author="Muhammad Awais" w:date="2026-05-01T19:27:00Z"/>
          <w:rFonts w:ascii="Cambria" w:eastAsia="Cambria" w:hAnsi="Cambria" w:cs="Cambria"/>
          <w:sz w:val="24"/>
          <w:szCs w:val="24"/>
        </w:rPr>
      </w:pPr>
    </w:p>
    <w:p w14:paraId="1D201DFC" w14:textId="77777777" w:rsidR="00F04730" w:rsidDel="00EB572E" w:rsidRDefault="00F04730">
      <w:pPr>
        <w:jc w:val="both"/>
        <w:rPr>
          <w:del w:id="363" w:author="Muhammad Awais" w:date="2026-05-01T19:27:00Z"/>
          <w:rFonts w:ascii="Cambria" w:eastAsia="Cambria" w:hAnsi="Cambria" w:cs="Cambria"/>
          <w:sz w:val="24"/>
          <w:szCs w:val="24"/>
        </w:rPr>
      </w:pPr>
    </w:p>
    <w:p w14:paraId="549B10C0" w14:textId="77777777" w:rsidR="0040123E" w:rsidDel="00EB572E" w:rsidRDefault="0040123E">
      <w:pPr>
        <w:jc w:val="both"/>
        <w:rPr>
          <w:del w:id="364" w:author="Muhammad Awais" w:date="2026-05-01T19:27:00Z"/>
          <w:rFonts w:ascii="Cambria" w:eastAsia="Cambria" w:hAnsi="Cambria" w:cs="Cambria"/>
          <w:sz w:val="24"/>
          <w:szCs w:val="24"/>
        </w:rPr>
      </w:pPr>
    </w:p>
    <w:p w14:paraId="7E4C5275" w14:textId="77777777" w:rsidR="0040123E" w:rsidDel="00EB572E" w:rsidRDefault="0040123E">
      <w:pPr>
        <w:jc w:val="both"/>
        <w:rPr>
          <w:del w:id="365" w:author="Muhammad Awais" w:date="2026-05-01T19:27:00Z"/>
          <w:rFonts w:ascii="Cambria" w:eastAsia="Cambria" w:hAnsi="Cambria" w:cs="Cambria"/>
          <w:sz w:val="24"/>
          <w:szCs w:val="24"/>
        </w:rPr>
      </w:pPr>
    </w:p>
    <w:p w14:paraId="2C590D59" w14:textId="77777777" w:rsidR="0040123E" w:rsidDel="00EB572E" w:rsidRDefault="0040123E">
      <w:pPr>
        <w:jc w:val="both"/>
        <w:rPr>
          <w:del w:id="366" w:author="Muhammad Awais" w:date="2026-05-01T19:27:00Z"/>
          <w:rFonts w:ascii="Cambria" w:eastAsia="Cambria" w:hAnsi="Cambria" w:cs="Cambria"/>
          <w:sz w:val="24"/>
          <w:szCs w:val="24"/>
        </w:rPr>
      </w:pPr>
    </w:p>
    <w:p w14:paraId="34784C24" w14:textId="77777777" w:rsidR="00F04730" w:rsidDel="00EB572E" w:rsidRDefault="00F04730">
      <w:pPr>
        <w:jc w:val="both"/>
        <w:rPr>
          <w:del w:id="367" w:author="Muhammad Awais" w:date="2026-05-01T19:27:00Z"/>
          <w:rFonts w:ascii="Cambria" w:eastAsia="Cambria" w:hAnsi="Cambria" w:cs="Cambria"/>
          <w:sz w:val="24"/>
          <w:szCs w:val="24"/>
        </w:rPr>
      </w:pPr>
    </w:p>
    <w:p w14:paraId="5ABCD040" w14:textId="77777777" w:rsidR="00F04730" w:rsidDel="00EB572E" w:rsidRDefault="00F04730">
      <w:pPr>
        <w:jc w:val="both"/>
        <w:rPr>
          <w:del w:id="368" w:author="Muhammad Awais" w:date="2026-05-01T19:27:00Z"/>
          <w:rFonts w:ascii="Cambria" w:eastAsia="Cambria" w:hAnsi="Cambria" w:cs="Cambria"/>
          <w:sz w:val="24"/>
          <w:szCs w:val="24"/>
        </w:rPr>
      </w:pPr>
    </w:p>
    <w:p w14:paraId="1E47B8F0" w14:textId="77777777" w:rsidR="00F04730" w:rsidDel="00EB572E" w:rsidRDefault="00F04730">
      <w:pPr>
        <w:jc w:val="both"/>
        <w:rPr>
          <w:del w:id="369" w:author="Muhammad Awais" w:date="2026-05-01T19:27:00Z"/>
          <w:rFonts w:ascii="Cambria" w:eastAsia="Cambria" w:hAnsi="Cambria" w:cs="Cambria"/>
          <w:sz w:val="24"/>
          <w:szCs w:val="24"/>
        </w:rPr>
      </w:pPr>
    </w:p>
    <w:p w14:paraId="48F13CCA" w14:textId="77777777" w:rsidR="00BA1B16" w:rsidRDefault="00BA1B16">
      <w:pPr>
        <w:jc w:val="both"/>
        <w:rPr>
          <w:rFonts w:ascii="Cambria" w:eastAsia="Cambria" w:hAnsi="Cambria" w:cs="Cambria"/>
          <w:sz w:val="24"/>
          <w:szCs w:val="24"/>
        </w:rPr>
      </w:pPr>
    </w:p>
    <w:p w14:paraId="0FC58EA6" w14:textId="77777777" w:rsidR="005D65B3" w:rsidRDefault="00000000" w:rsidP="00EB572E">
      <w:pPr>
        <w:widowControl w:val="0"/>
        <w:spacing w:before="120"/>
        <w:jc w:val="both"/>
        <w:rPr>
          <w:rFonts w:ascii="Cambria" w:eastAsia="Cambria" w:hAnsi="Cambria" w:cs="Cambria"/>
          <w:sz w:val="32"/>
          <w:szCs w:val="32"/>
        </w:rPr>
        <w:pPrChange w:id="370" w:author="Muhammad Awais" w:date="2026-05-01T19:24:00Z">
          <w:pPr>
            <w:widowControl w:val="0"/>
            <w:spacing w:before="120"/>
            <w:jc w:val="center"/>
          </w:pPr>
        </w:pPrChange>
      </w:pPr>
      <w:r>
        <w:rPr>
          <w:rFonts w:ascii="Cambria" w:eastAsia="Cambria" w:hAnsi="Cambria" w:cs="Cambria"/>
          <w:sz w:val="32"/>
          <w:szCs w:val="32"/>
        </w:rPr>
        <w:lastRenderedPageBreak/>
        <w:t xml:space="preserve">Project Report Outline </w:t>
      </w:r>
    </w:p>
    <w:p w14:paraId="28FE3CD0" w14:textId="77777777" w:rsidR="005D65B3" w:rsidRDefault="005D65B3">
      <w:pPr>
        <w:widowControl w:val="0"/>
        <w:rPr>
          <w:rFonts w:ascii="Cambria" w:eastAsia="Cambria" w:hAnsi="Cambria" w:cs="Cambria"/>
          <w:b/>
          <w:bCs/>
        </w:rPr>
      </w:pPr>
    </w:p>
    <w:p w14:paraId="3C6FCE7B" w14:textId="77777777" w:rsidR="005D65B3" w:rsidRDefault="005D65B3">
      <w:pPr>
        <w:widowControl w:val="0"/>
        <w:spacing w:before="98"/>
        <w:rPr>
          <w:rFonts w:ascii="Cambria" w:eastAsia="Cambria" w:hAnsi="Cambria" w:cs="Cambria"/>
          <w:b/>
          <w:bCs/>
        </w:rPr>
      </w:pPr>
    </w:p>
    <w:tbl>
      <w:tblPr>
        <w:tblStyle w:val="a"/>
        <w:tblW w:w="8821" w:type="dxa"/>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5"/>
        <w:gridCol w:w="6436"/>
      </w:tblGrid>
      <w:tr w:rsidR="005D65B3" w14:paraId="4B3992B4" w14:textId="77777777">
        <w:trPr>
          <w:trHeight w:val="277"/>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511323" w14:textId="77777777" w:rsidR="005D65B3" w:rsidRDefault="00000000">
            <w:pPr>
              <w:widowControl w:val="0"/>
              <w:spacing w:line="258" w:lineRule="auto"/>
              <w:ind w:left="143"/>
              <w:rPr>
                <w:rFonts w:ascii="Cambria" w:eastAsia="Cambria" w:hAnsi="Cambria" w:cs="Cambria"/>
                <w:b/>
                <w:bCs/>
                <w:sz w:val="24"/>
                <w:szCs w:val="24"/>
              </w:rPr>
            </w:pPr>
            <w:r>
              <w:rPr>
                <w:rFonts w:ascii="Cambria" w:eastAsia="Cambria" w:hAnsi="Cambria" w:cs="Cambria"/>
                <w:b/>
                <w:bCs/>
                <w:sz w:val="24"/>
                <w:szCs w:val="24"/>
              </w:rPr>
              <w:t>Content</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57E002" w14:textId="77777777" w:rsidR="005D65B3" w:rsidRDefault="00000000">
            <w:pPr>
              <w:widowControl w:val="0"/>
              <w:spacing w:line="258" w:lineRule="auto"/>
              <w:ind w:left="596"/>
              <w:rPr>
                <w:rFonts w:ascii="Cambria" w:eastAsia="Cambria" w:hAnsi="Cambria" w:cs="Cambria"/>
                <w:b/>
                <w:bCs/>
                <w:sz w:val="24"/>
                <w:szCs w:val="24"/>
              </w:rPr>
            </w:pPr>
            <w:r>
              <w:rPr>
                <w:rFonts w:ascii="Cambria" w:eastAsia="Cambria" w:hAnsi="Cambria" w:cs="Cambria"/>
                <w:b/>
                <w:bCs/>
                <w:sz w:val="24"/>
                <w:szCs w:val="24"/>
              </w:rPr>
              <w:t>Description</w:t>
            </w:r>
          </w:p>
        </w:tc>
      </w:tr>
      <w:tr w:rsidR="005D65B3" w14:paraId="46FAC5FA" w14:textId="77777777">
        <w:trPr>
          <w:trHeight w:val="951"/>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BDE565" w14:textId="77777777" w:rsidR="005D65B3" w:rsidRDefault="00000000">
            <w:pPr>
              <w:widowControl w:val="0"/>
              <w:spacing w:line="273" w:lineRule="auto"/>
              <w:ind w:left="143"/>
              <w:rPr>
                <w:rFonts w:ascii="Cambria" w:eastAsia="Cambria" w:hAnsi="Cambria" w:cs="Cambria"/>
                <w:b/>
                <w:bCs/>
                <w:sz w:val="24"/>
                <w:szCs w:val="24"/>
              </w:rPr>
            </w:pPr>
            <w:r>
              <w:rPr>
                <w:rFonts w:ascii="Cambria" w:eastAsia="Cambria" w:hAnsi="Cambria" w:cs="Cambria"/>
                <w:b/>
                <w:bCs/>
                <w:sz w:val="24"/>
                <w:szCs w:val="24"/>
              </w:rPr>
              <w:t>Introduction</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164402" w14:textId="77777777" w:rsidR="005D65B3" w:rsidRDefault="00000000">
            <w:pPr>
              <w:widowControl w:val="0"/>
              <w:numPr>
                <w:ilvl w:val="0"/>
                <w:numId w:val="1"/>
              </w:numPr>
              <w:tabs>
                <w:tab w:val="left" w:pos="535"/>
              </w:tabs>
              <w:spacing w:line="272" w:lineRule="auto"/>
              <w:ind w:left="535" w:hanging="282"/>
            </w:pPr>
            <w:r>
              <w:rPr>
                <w:rFonts w:ascii="Cambria" w:eastAsia="Cambria" w:hAnsi="Cambria" w:cs="Cambria"/>
                <w:sz w:val="24"/>
                <w:szCs w:val="24"/>
              </w:rPr>
              <w:t>Introduce the community service project</w:t>
            </w:r>
          </w:p>
          <w:p w14:paraId="0B3BE55C" w14:textId="77777777" w:rsidR="005D65B3" w:rsidRDefault="00000000">
            <w:pPr>
              <w:widowControl w:val="0"/>
              <w:numPr>
                <w:ilvl w:val="0"/>
                <w:numId w:val="1"/>
              </w:numPr>
              <w:tabs>
                <w:tab w:val="left" w:pos="535"/>
              </w:tabs>
              <w:spacing w:line="276" w:lineRule="auto"/>
              <w:ind w:left="535" w:hanging="282"/>
            </w:pPr>
            <w:r>
              <w:rPr>
                <w:rFonts w:ascii="Cambria" w:eastAsia="Cambria" w:hAnsi="Cambria" w:cs="Cambria"/>
                <w:sz w:val="24"/>
                <w:szCs w:val="24"/>
              </w:rPr>
              <w:t>Objectives and significance of the project</w:t>
            </w:r>
          </w:p>
          <w:p w14:paraId="13DAABBA" w14:textId="77777777" w:rsidR="005D65B3" w:rsidRDefault="00000000">
            <w:pPr>
              <w:widowControl w:val="0"/>
              <w:numPr>
                <w:ilvl w:val="0"/>
                <w:numId w:val="1"/>
              </w:numPr>
              <w:tabs>
                <w:tab w:val="left" w:pos="535"/>
              </w:tabs>
              <w:spacing w:line="280" w:lineRule="auto"/>
              <w:ind w:left="535" w:hanging="282"/>
            </w:pPr>
            <w:r>
              <w:rPr>
                <w:rFonts w:ascii="Cambria" w:eastAsia="Cambria" w:hAnsi="Cambria" w:cs="Cambria"/>
                <w:sz w:val="24"/>
                <w:szCs w:val="24"/>
              </w:rPr>
              <w:t>Alignment of specific SDGs with project goals</w:t>
            </w:r>
          </w:p>
        </w:tc>
      </w:tr>
      <w:tr w:rsidR="005D65B3" w14:paraId="3B4246A6" w14:textId="77777777">
        <w:trPr>
          <w:trHeight w:val="961"/>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89E5A2" w14:textId="77777777" w:rsidR="005D65B3" w:rsidRDefault="00000000">
            <w:pPr>
              <w:widowControl w:val="0"/>
              <w:ind w:left="143" w:right="587"/>
              <w:rPr>
                <w:rFonts w:ascii="Cambria" w:eastAsia="Cambria" w:hAnsi="Cambria" w:cs="Cambria"/>
                <w:b/>
                <w:bCs/>
                <w:sz w:val="24"/>
                <w:szCs w:val="24"/>
              </w:rPr>
            </w:pPr>
            <w:r>
              <w:rPr>
                <w:rFonts w:ascii="Cambria" w:eastAsia="Cambria" w:hAnsi="Cambria" w:cs="Cambria"/>
                <w:b/>
                <w:bCs/>
                <w:sz w:val="24"/>
                <w:szCs w:val="24"/>
              </w:rPr>
              <w:t>Project Description</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3B3B36" w14:textId="77777777" w:rsidR="005D65B3" w:rsidRDefault="00000000">
            <w:pPr>
              <w:widowControl w:val="0"/>
              <w:numPr>
                <w:ilvl w:val="0"/>
                <w:numId w:val="2"/>
              </w:numPr>
              <w:tabs>
                <w:tab w:val="left" w:pos="534"/>
                <w:tab w:val="left" w:pos="536"/>
              </w:tabs>
              <w:spacing w:line="232" w:lineRule="auto"/>
              <w:ind w:right="773"/>
            </w:pPr>
            <w:r>
              <w:rPr>
                <w:rFonts w:ascii="Cambria" w:eastAsia="Cambria" w:hAnsi="Cambria" w:cs="Cambria"/>
                <w:sz w:val="24"/>
                <w:szCs w:val="24"/>
              </w:rPr>
              <w:t>Detail of the activities conducted during the project in the form of a detailed table</w:t>
            </w:r>
          </w:p>
          <w:p w14:paraId="515B6BC5" w14:textId="77777777" w:rsidR="005D65B3" w:rsidRDefault="00000000">
            <w:pPr>
              <w:widowControl w:val="0"/>
              <w:numPr>
                <w:ilvl w:val="0"/>
                <w:numId w:val="2"/>
              </w:numPr>
              <w:tabs>
                <w:tab w:val="left" w:pos="535"/>
              </w:tabs>
              <w:spacing w:before="2"/>
              <w:ind w:left="535" w:hanging="282"/>
            </w:pPr>
            <w:r>
              <w:rPr>
                <w:rFonts w:ascii="Cambria" w:eastAsia="Cambria" w:hAnsi="Cambria" w:cs="Cambria"/>
                <w:sz w:val="24"/>
                <w:szCs w:val="24"/>
              </w:rPr>
              <w:t>The timeline, and any resources used</w:t>
            </w:r>
          </w:p>
        </w:tc>
      </w:tr>
      <w:tr w:rsidR="005D65B3" w14:paraId="7A444155" w14:textId="77777777">
        <w:trPr>
          <w:trHeight w:val="2377"/>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9D1F39" w14:textId="77777777" w:rsidR="005D65B3" w:rsidRDefault="00000000">
            <w:pPr>
              <w:widowControl w:val="0"/>
              <w:ind w:left="143"/>
              <w:rPr>
                <w:rFonts w:ascii="Cambria" w:eastAsia="Cambria" w:hAnsi="Cambria" w:cs="Cambria"/>
                <w:b/>
                <w:bCs/>
                <w:sz w:val="24"/>
                <w:szCs w:val="24"/>
              </w:rPr>
            </w:pPr>
            <w:r>
              <w:rPr>
                <w:rFonts w:ascii="Cambria" w:eastAsia="Cambria" w:hAnsi="Cambria" w:cs="Cambria"/>
                <w:b/>
                <w:bCs/>
                <w:sz w:val="24"/>
                <w:szCs w:val="24"/>
              </w:rPr>
              <w:t>Ethical considerations</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C3D481" w14:textId="77777777" w:rsidR="005D65B3" w:rsidRDefault="00000000">
            <w:pPr>
              <w:widowControl w:val="0"/>
              <w:numPr>
                <w:ilvl w:val="0"/>
                <w:numId w:val="3"/>
              </w:numPr>
              <w:tabs>
                <w:tab w:val="left" w:pos="828"/>
              </w:tabs>
              <w:spacing w:line="230" w:lineRule="auto"/>
              <w:ind w:left="200" w:right="419" w:firstLine="55"/>
            </w:pPr>
            <w:r>
              <w:rPr>
                <w:rFonts w:ascii="Cambria" w:eastAsia="Cambria" w:hAnsi="Cambria" w:cs="Cambria"/>
                <w:sz w:val="24"/>
                <w:szCs w:val="24"/>
              </w:rPr>
              <w:t xml:space="preserve">Discuss how informed consent was obtained from participants and how confidentiality was maintained </w:t>
            </w:r>
          </w:p>
          <w:p w14:paraId="79BC2A02" w14:textId="77777777" w:rsidR="005D65B3" w:rsidRDefault="00000000">
            <w:pPr>
              <w:widowControl w:val="0"/>
              <w:numPr>
                <w:ilvl w:val="0"/>
                <w:numId w:val="3"/>
              </w:numPr>
              <w:tabs>
                <w:tab w:val="left" w:pos="828"/>
              </w:tabs>
              <w:spacing w:before="19" w:line="223" w:lineRule="auto"/>
              <w:ind w:left="200" w:right="424" w:firstLine="55"/>
            </w:pPr>
            <w:r>
              <w:rPr>
                <w:rFonts w:ascii="Cambria" w:eastAsia="Cambria" w:hAnsi="Cambria" w:cs="Cambria"/>
                <w:sz w:val="24"/>
                <w:szCs w:val="24"/>
              </w:rPr>
              <w:t>Address how cultural sensitivity was considered and integrated into the project</w:t>
            </w:r>
          </w:p>
          <w:p w14:paraId="42A48410" w14:textId="77777777" w:rsidR="005D65B3" w:rsidRDefault="00000000">
            <w:pPr>
              <w:widowControl w:val="0"/>
              <w:numPr>
                <w:ilvl w:val="0"/>
                <w:numId w:val="3"/>
              </w:numPr>
              <w:tabs>
                <w:tab w:val="left" w:pos="828"/>
              </w:tabs>
              <w:spacing w:before="12" w:line="230" w:lineRule="auto"/>
              <w:ind w:left="200" w:right="232" w:firstLine="55"/>
            </w:pPr>
            <w:r>
              <w:rPr>
                <w:rFonts w:ascii="Cambria" w:eastAsia="Cambria" w:hAnsi="Cambria" w:cs="Cambria"/>
                <w:sz w:val="24"/>
                <w:szCs w:val="24"/>
              </w:rPr>
              <w:t>Address efforts made to minimize negative environmental effects and promote sustainability</w:t>
            </w:r>
          </w:p>
          <w:p w14:paraId="3C6B4509" w14:textId="77777777" w:rsidR="005D65B3" w:rsidRDefault="00000000">
            <w:pPr>
              <w:widowControl w:val="0"/>
              <w:numPr>
                <w:ilvl w:val="0"/>
                <w:numId w:val="3"/>
              </w:numPr>
              <w:tabs>
                <w:tab w:val="left" w:pos="828"/>
              </w:tabs>
              <w:spacing w:before="13" w:line="230" w:lineRule="auto"/>
              <w:ind w:left="200" w:right="113" w:firstLine="55"/>
            </w:pPr>
            <w:r>
              <w:rPr>
                <w:rFonts w:ascii="Cambria" w:eastAsia="Cambria" w:hAnsi="Cambria" w:cs="Cambria"/>
                <w:sz w:val="24"/>
                <w:szCs w:val="24"/>
              </w:rPr>
              <w:t xml:space="preserve">Mention any specific regulations, guidelines, or ethical standards that were followed throughout the project. </w:t>
            </w:r>
          </w:p>
        </w:tc>
      </w:tr>
      <w:tr w:rsidR="005D65B3" w14:paraId="24203798" w14:textId="77777777">
        <w:trPr>
          <w:trHeight w:val="1852"/>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8B5CA1" w14:textId="77777777" w:rsidR="005D65B3" w:rsidRDefault="00000000">
            <w:pPr>
              <w:widowControl w:val="0"/>
              <w:ind w:left="143" w:right="587"/>
              <w:rPr>
                <w:rFonts w:ascii="Cambria" w:eastAsia="Cambria" w:hAnsi="Cambria" w:cs="Cambria"/>
                <w:b/>
                <w:bCs/>
                <w:sz w:val="24"/>
                <w:szCs w:val="24"/>
              </w:rPr>
            </w:pPr>
            <w:r>
              <w:rPr>
                <w:rFonts w:ascii="Cambria" w:eastAsia="Cambria" w:hAnsi="Cambria" w:cs="Cambria"/>
                <w:b/>
                <w:bCs/>
                <w:sz w:val="24"/>
                <w:szCs w:val="24"/>
              </w:rPr>
              <w:t>Outcome and Impact</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6D64FB" w14:textId="77777777" w:rsidR="005D65B3" w:rsidRDefault="00000000">
            <w:pPr>
              <w:widowControl w:val="0"/>
              <w:numPr>
                <w:ilvl w:val="0"/>
                <w:numId w:val="4"/>
              </w:numPr>
              <w:tabs>
                <w:tab w:val="left" w:pos="534"/>
                <w:tab w:val="left" w:pos="536"/>
              </w:tabs>
              <w:spacing w:line="232" w:lineRule="auto"/>
              <w:ind w:right="146"/>
            </w:pPr>
            <w:r>
              <w:rPr>
                <w:rFonts w:ascii="Cambria" w:eastAsia="Cambria" w:hAnsi="Cambria" w:cs="Cambria"/>
                <w:sz w:val="24"/>
                <w:szCs w:val="24"/>
              </w:rPr>
              <w:t>Present clear and detailed outcomes of the project.</w:t>
            </w:r>
          </w:p>
          <w:p w14:paraId="07C7B885" w14:textId="77777777" w:rsidR="005D65B3" w:rsidRDefault="00000000">
            <w:pPr>
              <w:widowControl w:val="0"/>
              <w:numPr>
                <w:ilvl w:val="0"/>
                <w:numId w:val="4"/>
              </w:numPr>
              <w:tabs>
                <w:tab w:val="left" w:pos="534"/>
                <w:tab w:val="left" w:pos="536"/>
              </w:tabs>
              <w:spacing w:before="6" w:line="232" w:lineRule="auto"/>
              <w:ind w:right="233"/>
            </w:pPr>
            <w:r>
              <w:rPr>
                <w:rFonts w:ascii="Cambria" w:eastAsia="Cambria" w:hAnsi="Cambria" w:cs="Cambria"/>
                <w:sz w:val="24"/>
                <w:szCs w:val="24"/>
              </w:rPr>
              <w:t>How did the project contribute to positive change related to the selected SDGs?</w:t>
            </w:r>
          </w:p>
          <w:p w14:paraId="13FE76CC" w14:textId="77777777" w:rsidR="005D65B3" w:rsidRDefault="00000000">
            <w:pPr>
              <w:widowControl w:val="0"/>
              <w:numPr>
                <w:ilvl w:val="0"/>
                <w:numId w:val="4"/>
              </w:numPr>
              <w:tabs>
                <w:tab w:val="left" w:pos="534"/>
                <w:tab w:val="left" w:pos="536"/>
              </w:tabs>
              <w:spacing w:before="5" w:line="237" w:lineRule="auto"/>
              <w:ind w:right="190"/>
            </w:pPr>
            <w:r>
              <w:rPr>
                <w:rFonts w:ascii="Cambria" w:eastAsia="Cambria" w:hAnsi="Cambria" w:cs="Cambria"/>
                <w:sz w:val="24"/>
                <w:szCs w:val="24"/>
              </w:rPr>
              <w:t>Consider both direct impacts (e.g., number of people educated, health improvements) and indirect impacts (e.g., potential policy changes, community awareness).</w:t>
            </w:r>
          </w:p>
        </w:tc>
      </w:tr>
      <w:tr w:rsidR="005D65B3" w14:paraId="354D4F44" w14:textId="77777777">
        <w:trPr>
          <w:trHeight w:val="1986"/>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0180A3" w14:textId="77777777" w:rsidR="005D65B3" w:rsidRDefault="00000000">
            <w:pPr>
              <w:widowControl w:val="0"/>
              <w:spacing w:line="273" w:lineRule="auto"/>
              <w:ind w:left="143"/>
              <w:rPr>
                <w:rFonts w:ascii="Cambria" w:eastAsia="Cambria" w:hAnsi="Cambria" w:cs="Cambria"/>
                <w:b/>
                <w:bCs/>
                <w:sz w:val="24"/>
                <w:szCs w:val="24"/>
              </w:rPr>
            </w:pPr>
            <w:r>
              <w:rPr>
                <w:rFonts w:ascii="Cambria" w:eastAsia="Cambria" w:hAnsi="Cambria" w:cs="Cambria"/>
                <w:b/>
                <w:bCs/>
                <w:sz w:val="24"/>
                <w:szCs w:val="24"/>
              </w:rPr>
              <w:t>Discussion</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B0AC74" w14:textId="77777777" w:rsidR="005D65B3" w:rsidRDefault="00000000">
            <w:pPr>
              <w:widowControl w:val="0"/>
              <w:numPr>
                <w:ilvl w:val="0"/>
                <w:numId w:val="5"/>
              </w:numPr>
              <w:tabs>
                <w:tab w:val="left" w:pos="534"/>
                <w:tab w:val="left" w:pos="536"/>
              </w:tabs>
              <w:spacing w:line="237" w:lineRule="auto"/>
              <w:ind w:right="271"/>
            </w:pPr>
            <w:r>
              <w:rPr>
                <w:rFonts w:ascii="Cambria" w:eastAsia="Cambria" w:hAnsi="Cambria" w:cs="Cambria"/>
                <w:sz w:val="24"/>
                <w:szCs w:val="24"/>
              </w:rPr>
              <w:t xml:space="preserve">Reflect group experiences, lessons learned, skills and insights gained from the community service experience. </w:t>
            </w:r>
          </w:p>
          <w:p w14:paraId="73D4C3AB" w14:textId="77777777" w:rsidR="005D65B3" w:rsidRDefault="00000000">
            <w:pPr>
              <w:widowControl w:val="0"/>
              <w:numPr>
                <w:ilvl w:val="0"/>
                <w:numId w:val="5"/>
              </w:numPr>
              <w:tabs>
                <w:tab w:val="left" w:pos="534"/>
                <w:tab w:val="left" w:pos="536"/>
              </w:tabs>
              <w:spacing w:line="232" w:lineRule="auto"/>
              <w:ind w:right="166"/>
            </w:pPr>
            <w:r>
              <w:rPr>
                <w:rFonts w:ascii="Cambria" w:eastAsia="Cambria" w:hAnsi="Cambria" w:cs="Cambria"/>
                <w:sz w:val="24"/>
                <w:szCs w:val="24"/>
              </w:rPr>
              <w:t xml:space="preserve">Discuss any challenges encountered and how they were addressed. </w:t>
            </w:r>
          </w:p>
          <w:p w14:paraId="44636CAF" w14:textId="77777777" w:rsidR="005D65B3" w:rsidRDefault="00000000">
            <w:pPr>
              <w:widowControl w:val="0"/>
              <w:numPr>
                <w:ilvl w:val="0"/>
                <w:numId w:val="5"/>
              </w:numPr>
              <w:tabs>
                <w:tab w:val="left" w:pos="534"/>
                <w:tab w:val="left" w:pos="536"/>
              </w:tabs>
              <w:spacing w:line="232" w:lineRule="auto"/>
              <w:ind w:right="166"/>
            </w:pPr>
            <w:r>
              <w:rPr>
                <w:rFonts w:ascii="Cambria" w:eastAsia="Cambria" w:hAnsi="Cambria" w:cs="Cambria"/>
                <w:sz w:val="24"/>
                <w:szCs w:val="24"/>
              </w:rPr>
              <w:t>How did your team handle disagreements, negotiation with stakeholders, or conflict situations?</w:t>
            </w:r>
          </w:p>
        </w:tc>
      </w:tr>
      <w:tr w:rsidR="005D65B3" w14:paraId="4466FB5F" w14:textId="77777777">
        <w:trPr>
          <w:trHeight w:val="1274"/>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E6A770" w14:textId="77777777" w:rsidR="005D65B3" w:rsidRDefault="00000000">
            <w:pPr>
              <w:widowControl w:val="0"/>
              <w:spacing w:line="275" w:lineRule="auto"/>
              <w:ind w:left="143"/>
              <w:rPr>
                <w:rFonts w:ascii="Cambria" w:eastAsia="Cambria" w:hAnsi="Cambria" w:cs="Cambria"/>
                <w:b/>
                <w:bCs/>
                <w:sz w:val="24"/>
                <w:szCs w:val="24"/>
              </w:rPr>
            </w:pPr>
            <w:r>
              <w:rPr>
                <w:rFonts w:ascii="Cambria" w:eastAsia="Cambria" w:hAnsi="Cambria" w:cs="Cambria"/>
                <w:b/>
                <w:bCs/>
                <w:sz w:val="24"/>
                <w:szCs w:val="24"/>
              </w:rPr>
              <w:t>Recommendations</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B25552" w14:textId="77777777" w:rsidR="005D65B3" w:rsidRDefault="00000000">
            <w:pPr>
              <w:widowControl w:val="0"/>
              <w:numPr>
                <w:ilvl w:val="0"/>
                <w:numId w:val="6"/>
              </w:numPr>
              <w:tabs>
                <w:tab w:val="left" w:pos="534"/>
                <w:tab w:val="left" w:pos="536"/>
              </w:tabs>
              <w:spacing w:line="237" w:lineRule="auto"/>
              <w:ind w:right="256"/>
            </w:pPr>
            <w:r>
              <w:rPr>
                <w:rFonts w:ascii="Cambria" w:eastAsia="Cambria" w:hAnsi="Cambria" w:cs="Cambria"/>
                <w:sz w:val="24"/>
                <w:szCs w:val="24"/>
              </w:rPr>
              <w:t xml:space="preserve">Provide recommendations for future projects (for the upcoming students) based on the lessons learned. </w:t>
            </w:r>
          </w:p>
          <w:p w14:paraId="2C7FF857" w14:textId="77777777" w:rsidR="005D65B3" w:rsidRDefault="00000000">
            <w:pPr>
              <w:widowControl w:val="0"/>
              <w:numPr>
                <w:ilvl w:val="0"/>
                <w:numId w:val="6"/>
              </w:numPr>
              <w:tabs>
                <w:tab w:val="left" w:pos="534"/>
                <w:tab w:val="left" w:pos="536"/>
                <w:tab w:val="left" w:pos="5200"/>
              </w:tabs>
              <w:spacing w:before="1" w:line="232" w:lineRule="auto"/>
              <w:ind w:right="1871"/>
            </w:pPr>
            <w:r>
              <w:rPr>
                <w:rFonts w:ascii="Cambria" w:eastAsia="Cambria" w:hAnsi="Cambria" w:cs="Cambria"/>
                <w:sz w:val="24"/>
                <w:szCs w:val="24"/>
              </w:rPr>
              <w:t xml:space="preserve">Provide recommendations for the organizations/NGOs. </w:t>
            </w:r>
          </w:p>
        </w:tc>
      </w:tr>
      <w:tr w:rsidR="005D65B3" w14:paraId="344AE4A0" w14:textId="77777777">
        <w:trPr>
          <w:trHeight w:val="531"/>
        </w:trPr>
        <w:tc>
          <w:tcPr>
            <w:tcW w:w="23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C63637" w14:textId="77777777" w:rsidR="005D65B3" w:rsidRDefault="00000000">
            <w:pPr>
              <w:widowControl w:val="0"/>
              <w:spacing w:line="275" w:lineRule="auto"/>
              <w:ind w:left="143"/>
              <w:rPr>
                <w:rFonts w:ascii="Cambria" w:eastAsia="Cambria" w:hAnsi="Cambria" w:cs="Cambria"/>
                <w:b/>
                <w:bCs/>
                <w:sz w:val="24"/>
                <w:szCs w:val="24"/>
              </w:rPr>
            </w:pPr>
            <w:r>
              <w:rPr>
                <w:rFonts w:ascii="Cambria" w:eastAsia="Cambria" w:hAnsi="Cambria" w:cs="Cambria"/>
                <w:b/>
                <w:bCs/>
                <w:sz w:val="24"/>
                <w:szCs w:val="24"/>
              </w:rPr>
              <w:t>Conclusion</w:t>
            </w:r>
          </w:p>
        </w:tc>
        <w:tc>
          <w:tcPr>
            <w:tcW w:w="64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1AB97D" w14:textId="77777777" w:rsidR="005D65B3" w:rsidRDefault="00000000">
            <w:pPr>
              <w:widowControl w:val="0"/>
              <w:numPr>
                <w:ilvl w:val="0"/>
                <w:numId w:val="6"/>
              </w:numPr>
              <w:tabs>
                <w:tab w:val="left" w:pos="534"/>
                <w:tab w:val="left" w:pos="536"/>
              </w:tabs>
              <w:spacing w:before="1" w:line="232" w:lineRule="auto"/>
              <w:ind w:right="1871"/>
            </w:pPr>
            <w:r>
              <w:rPr>
                <w:rFonts w:ascii="Cambria" w:eastAsia="Cambria" w:hAnsi="Cambria" w:cs="Cambria"/>
                <w:sz w:val="24"/>
                <w:szCs w:val="24"/>
              </w:rPr>
              <w:t>Summarize the overall project.</w:t>
            </w:r>
          </w:p>
        </w:tc>
      </w:tr>
    </w:tbl>
    <w:p w14:paraId="38319D7A" w14:textId="77777777" w:rsidR="005D65B3" w:rsidRDefault="005D65B3">
      <w:pPr>
        <w:jc w:val="both"/>
        <w:rPr>
          <w:rFonts w:ascii="Cambria" w:eastAsia="Cambria" w:hAnsi="Cambria" w:cs="Cambria"/>
          <w:sz w:val="24"/>
          <w:szCs w:val="24"/>
        </w:rPr>
      </w:pPr>
    </w:p>
    <w:p w14:paraId="71379F09" w14:textId="77777777" w:rsidR="005D65B3" w:rsidRDefault="005D65B3">
      <w:pPr>
        <w:jc w:val="both"/>
        <w:rPr>
          <w:rFonts w:ascii="Cambria" w:eastAsia="Cambria" w:hAnsi="Cambria" w:cs="Cambria"/>
          <w:sz w:val="24"/>
          <w:szCs w:val="24"/>
        </w:rPr>
      </w:pPr>
    </w:p>
    <w:p w14:paraId="7DDD08B0" w14:textId="77777777" w:rsidR="005D65B3" w:rsidRDefault="005D65B3">
      <w:pPr>
        <w:jc w:val="both"/>
        <w:rPr>
          <w:rFonts w:ascii="Cambria" w:eastAsia="Cambria" w:hAnsi="Cambria" w:cs="Cambria"/>
          <w:sz w:val="24"/>
          <w:szCs w:val="24"/>
        </w:rPr>
      </w:pPr>
    </w:p>
    <w:p w14:paraId="36A318B9" w14:textId="77777777" w:rsidR="0040123E" w:rsidRDefault="0040123E">
      <w:pPr>
        <w:pStyle w:val="Heading1"/>
        <w:jc w:val="both"/>
        <w:rPr>
          <w:ins w:id="371" w:author="Muhammad Awais" w:date="2026-04-28T13:21:00Z"/>
        </w:rPr>
      </w:pPr>
      <w:bookmarkStart w:id="372" w:name="_mxsnxe22p59y" w:colFirst="0" w:colLast="0"/>
      <w:bookmarkEnd w:id="372"/>
    </w:p>
    <w:p w14:paraId="2FF59943" w14:textId="77777777" w:rsidR="00BA1B16" w:rsidRDefault="00BA1B16" w:rsidP="00BA1B16">
      <w:pPr>
        <w:rPr>
          <w:ins w:id="373" w:author="Muhammad Awais" w:date="2026-04-28T13:21:00Z"/>
        </w:rPr>
      </w:pPr>
    </w:p>
    <w:p w14:paraId="44F079CB" w14:textId="77777777" w:rsidR="00BA1B16" w:rsidRDefault="00BA1B16" w:rsidP="00BA1B16">
      <w:pPr>
        <w:rPr>
          <w:ins w:id="374" w:author="Muhammad Awais" w:date="2026-04-28T13:21:00Z"/>
        </w:rPr>
      </w:pPr>
    </w:p>
    <w:p w14:paraId="2A464136" w14:textId="77777777" w:rsidR="00BA1B16" w:rsidRPr="00BA1B16" w:rsidRDefault="00BA1B16">
      <w:pPr>
        <w:pPrChange w:id="375" w:author="Muhammad Awais" w:date="2026-04-28T13:21:00Z">
          <w:pPr>
            <w:pStyle w:val="Heading1"/>
            <w:jc w:val="both"/>
          </w:pPr>
        </w:pPrChange>
      </w:pPr>
    </w:p>
    <w:p w14:paraId="754C9F24" w14:textId="77777777" w:rsidR="00EF7FC3" w:rsidRPr="00EF7FC3" w:rsidRDefault="00EF7FC3" w:rsidP="00EF7FC3"/>
    <w:p w14:paraId="4921E9B0" w14:textId="09B8217F" w:rsidR="005D65B3" w:rsidDel="004673E8" w:rsidRDefault="00000000">
      <w:pPr>
        <w:pStyle w:val="Heading1"/>
        <w:jc w:val="both"/>
        <w:rPr>
          <w:del w:id="376" w:author="Muhammad Awais" w:date="2026-05-01T19:31:00Z"/>
        </w:rPr>
      </w:pPr>
      <w:bookmarkStart w:id="377" w:name="_Toc228555938"/>
      <w:del w:id="378" w:author="Muhammad Awais" w:date="2026-05-01T19:31:00Z">
        <w:r w:rsidDel="004673E8">
          <w:lastRenderedPageBreak/>
          <w:delText>Table Of Declaration</w:delText>
        </w:r>
      </w:del>
      <w:bookmarkEnd w:id="377"/>
      <w:del w:id="379" w:author="Muhammad Awais" w:date="2026-05-01T19:24:00Z">
        <w:r w:rsidDel="00EB572E">
          <w:delText>:</w:delText>
        </w:r>
      </w:del>
    </w:p>
    <w:p w14:paraId="1A326F0C" w14:textId="77E9AE32" w:rsidR="0040123E" w:rsidRPr="0040123E" w:rsidDel="004673E8" w:rsidRDefault="0040123E" w:rsidP="0040123E">
      <w:pPr>
        <w:rPr>
          <w:del w:id="380" w:author="Muhammad Awais" w:date="2026-05-01T19:31:00Z"/>
        </w:rPr>
      </w:pPr>
    </w:p>
    <w:p w14:paraId="350EE632" w14:textId="5ACCA2AF" w:rsidR="005D65B3" w:rsidDel="004673E8" w:rsidRDefault="005D65B3">
      <w:pPr>
        <w:rPr>
          <w:del w:id="381" w:author="Muhammad Awais" w:date="2026-05-01T19:31:00Z"/>
        </w:rPr>
      </w:pPr>
    </w:p>
    <w:p w14:paraId="17A1DD2A" w14:textId="7789EA6A" w:rsidR="005D65B3" w:rsidDel="004673E8" w:rsidRDefault="005D65B3">
      <w:pPr>
        <w:rPr>
          <w:del w:id="382" w:author="Muhammad Awais" w:date="2026-05-01T19:31:00Z"/>
        </w:rPr>
      </w:pPr>
    </w:p>
    <w:tbl>
      <w:tblPr>
        <w:tblStyle w:val="a0"/>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383" w:author="Muhammad Awais" w:date="2026-04-28T13:09:00Z">
          <w:tblPr>
            <w:tblStyle w:val="a0"/>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4153"/>
        <w:gridCol w:w="4153"/>
        <w:tblGridChange w:id="384">
          <w:tblGrid>
            <w:gridCol w:w="4153"/>
            <w:gridCol w:w="4153"/>
          </w:tblGrid>
        </w:tblGridChange>
      </w:tblGrid>
      <w:tr w:rsidR="005D65B3" w:rsidDel="004673E8" w14:paraId="61AD89B1" w14:textId="005BAB50" w:rsidTr="0056410E">
        <w:trPr>
          <w:trHeight w:val="1384"/>
          <w:del w:id="385" w:author="Muhammad Awais" w:date="2026-05-01T19:31:00Z"/>
          <w:trPrChange w:id="386" w:author="Muhammad Awais" w:date="2026-04-28T13:09:00Z">
            <w:trPr>
              <w:trHeight w:val="1384"/>
            </w:trPr>
          </w:trPrChange>
        </w:trPr>
        <w:tc>
          <w:tcPr>
            <w:tcW w:w="4153" w:type="dxa"/>
            <w:shd w:val="clear" w:color="auto" w:fill="auto"/>
            <w:tcMar>
              <w:top w:w="100" w:type="dxa"/>
              <w:left w:w="100" w:type="dxa"/>
              <w:bottom w:w="100" w:type="dxa"/>
              <w:right w:w="100" w:type="dxa"/>
            </w:tcMar>
            <w:vAlign w:val="center"/>
            <w:tcPrChange w:id="387" w:author="Muhammad Awais" w:date="2026-04-28T13:09:00Z">
              <w:tcPr>
                <w:tcW w:w="4153" w:type="dxa"/>
                <w:shd w:val="clear" w:color="auto" w:fill="auto"/>
                <w:tcMar>
                  <w:top w:w="100" w:type="dxa"/>
                  <w:left w:w="100" w:type="dxa"/>
                  <w:bottom w:w="100" w:type="dxa"/>
                  <w:right w:w="100" w:type="dxa"/>
                </w:tcMar>
                <w:vAlign w:val="center"/>
              </w:tcPr>
            </w:tcPrChange>
          </w:tcPr>
          <w:p w14:paraId="37AE554C" w14:textId="52CB705E" w:rsidR="005D65B3" w:rsidDel="004673E8" w:rsidRDefault="00000000">
            <w:pPr>
              <w:pStyle w:val="Heading3"/>
              <w:numPr>
                <w:ilvl w:val="0"/>
                <w:numId w:val="0"/>
              </w:numPr>
              <w:ind w:left="540"/>
              <w:rPr>
                <w:del w:id="388" w:author="Muhammad Awais" w:date="2026-05-01T19:31:00Z"/>
              </w:rPr>
              <w:pPrChange w:id="389" w:author="Muhammad Awais" w:date="2026-04-28T13:21:00Z">
                <w:pPr>
                  <w:pStyle w:val="Heading3"/>
                  <w:spacing w:after="200"/>
                  <w:jc w:val="center"/>
                </w:pPr>
              </w:pPrChange>
            </w:pPr>
            <w:bookmarkStart w:id="390" w:name="_56le2evjxbu2" w:colFirst="0" w:colLast="0"/>
            <w:bookmarkStart w:id="391" w:name="_Toc228555939"/>
            <w:bookmarkEnd w:id="390"/>
            <w:del w:id="392" w:author="Muhammad Awais" w:date="2026-05-01T19:31:00Z">
              <w:r w:rsidDel="004673E8">
                <w:delText>Muhammad Awais</w:delText>
              </w:r>
              <w:bookmarkEnd w:id="391"/>
            </w:del>
          </w:p>
        </w:tc>
        <w:tc>
          <w:tcPr>
            <w:tcW w:w="4153" w:type="dxa"/>
            <w:shd w:val="clear" w:color="auto" w:fill="auto"/>
            <w:tcMar>
              <w:top w:w="100" w:type="dxa"/>
              <w:left w:w="100" w:type="dxa"/>
              <w:bottom w:w="100" w:type="dxa"/>
              <w:right w:w="100" w:type="dxa"/>
            </w:tcMar>
            <w:vAlign w:val="center"/>
            <w:tcPrChange w:id="393" w:author="Muhammad Awais" w:date="2026-04-28T13:09:00Z">
              <w:tcPr>
                <w:tcW w:w="4153" w:type="dxa"/>
                <w:shd w:val="clear" w:color="auto" w:fill="auto"/>
                <w:tcMar>
                  <w:top w:w="100" w:type="dxa"/>
                  <w:left w:w="100" w:type="dxa"/>
                  <w:bottom w:w="100" w:type="dxa"/>
                  <w:right w:w="100" w:type="dxa"/>
                </w:tcMar>
              </w:tcPr>
            </w:tcPrChange>
          </w:tcPr>
          <w:p w14:paraId="360B1190" w14:textId="39C61D37" w:rsidR="005D65B3" w:rsidRPr="00A350FF" w:rsidDel="004673E8" w:rsidRDefault="005D65B3">
            <w:pPr>
              <w:widowControl w:val="0"/>
              <w:pBdr>
                <w:top w:val="nil"/>
                <w:left w:val="nil"/>
                <w:bottom w:val="nil"/>
                <w:right w:val="nil"/>
                <w:between w:val="nil"/>
              </w:pBdr>
              <w:jc w:val="center"/>
              <w:rPr>
                <w:del w:id="394" w:author="Muhammad Awais" w:date="2026-05-01T19:31:00Z"/>
                <w:sz w:val="24"/>
                <w:szCs w:val="24"/>
                <w:rPrChange w:id="395" w:author="Muhammad Awais" w:date="2026-04-28T13:12:00Z">
                  <w:rPr>
                    <w:del w:id="396" w:author="Muhammad Awais" w:date="2026-05-01T19:31:00Z"/>
                  </w:rPr>
                </w:rPrChange>
              </w:rPr>
              <w:pPrChange w:id="397" w:author="Muhammad Awais" w:date="2026-04-28T13:09:00Z">
                <w:pPr>
                  <w:widowControl w:val="0"/>
                  <w:pBdr>
                    <w:top w:val="nil"/>
                    <w:left w:val="nil"/>
                    <w:bottom w:val="nil"/>
                    <w:right w:val="nil"/>
                    <w:between w:val="nil"/>
                  </w:pBdr>
                </w:pPr>
              </w:pPrChange>
            </w:pPr>
          </w:p>
        </w:tc>
      </w:tr>
      <w:tr w:rsidR="005D65B3" w:rsidDel="004673E8" w14:paraId="1477BC1F" w14:textId="6DDDF23A" w:rsidTr="0056410E">
        <w:trPr>
          <w:trHeight w:val="1399"/>
          <w:del w:id="398" w:author="Muhammad Awais" w:date="2026-05-01T19:31:00Z"/>
          <w:trPrChange w:id="399" w:author="Muhammad Awais" w:date="2026-04-28T13:09:00Z">
            <w:trPr>
              <w:trHeight w:val="1399"/>
            </w:trPr>
          </w:trPrChange>
        </w:trPr>
        <w:tc>
          <w:tcPr>
            <w:tcW w:w="4153" w:type="dxa"/>
            <w:shd w:val="clear" w:color="auto" w:fill="auto"/>
            <w:tcMar>
              <w:top w:w="100" w:type="dxa"/>
              <w:left w:w="100" w:type="dxa"/>
              <w:bottom w:w="100" w:type="dxa"/>
              <w:right w:w="100" w:type="dxa"/>
            </w:tcMar>
            <w:vAlign w:val="center"/>
            <w:tcPrChange w:id="400" w:author="Muhammad Awais" w:date="2026-04-28T13:09:00Z">
              <w:tcPr>
                <w:tcW w:w="4153" w:type="dxa"/>
                <w:shd w:val="clear" w:color="auto" w:fill="auto"/>
                <w:tcMar>
                  <w:top w:w="100" w:type="dxa"/>
                  <w:left w:w="100" w:type="dxa"/>
                  <w:bottom w:w="100" w:type="dxa"/>
                  <w:right w:w="100" w:type="dxa"/>
                </w:tcMar>
                <w:vAlign w:val="center"/>
              </w:tcPr>
            </w:tcPrChange>
          </w:tcPr>
          <w:p w14:paraId="598836F9" w14:textId="69C21153" w:rsidR="005D65B3" w:rsidDel="004673E8" w:rsidRDefault="00000000">
            <w:pPr>
              <w:pStyle w:val="Heading3"/>
              <w:numPr>
                <w:ilvl w:val="0"/>
                <w:numId w:val="0"/>
              </w:numPr>
              <w:ind w:left="540"/>
              <w:rPr>
                <w:del w:id="401" w:author="Muhammad Awais" w:date="2026-05-01T19:31:00Z"/>
              </w:rPr>
              <w:pPrChange w:id="402" w:author="Muhammad Awais" w:date="2026-04-28T13:21:00Z">
                <w:pPr>
                  <w:pStyle w:val="Heading3"/>
                </w:pPr>
              </w:pPrChange>
            </w:pPr>
            <w:bookmarkStart w:id="403" w:name="_gwgqazsjwvfo" w:colFirst="0" w:colLast="0"/>
            <w:bookmarkStart w:id="404" w:name="_Toc228555940"/>
            <w:bookmarkEnd w:id="403"/>
            <w:del w:id="405" w:author="Muhammad Awais" w:date="2026-05-01T19:31:00Z">
              <w:r w:rsidDel="004673E8">
                <w:delText>Syed Shayan Rizvi</w:delText>
              </w:r>
              <w:bookmarkEnd w:id="404"/>
            </w:del>
          </w:p>
        </w:tc>
        <w:tc>
          <w:tcPr>
            <w:tcW w:w="4153" w:type="dxa"/>
            <w:shd w:val="clear" w:color="auto" w:fill="auto"/>
            <w:tcMar>
              <w:top w:w="100" w:type="dxa"/>
              <w:left w:w="100" w:type="dxa"/>
              <w:bottom w:w="100" w:type="dxa"/>
              <w:right w:w="100" w:type="dxa"/>
            </w:tcMar>
            <w:vAlign w:val="center"/>
            <w:tcPrChange w:id="406" w:author="Muhammad Awais" w:date="2026-04-28T13:09:00Z">
              <w:tcPr>
                <w:tcW w:w="4153" w:type="dxa"/>
                <w:shd w:val="clear" w:color="auto" w:fill="auto"/>
                <w:tcMar>
                  <w:top w:w="100" w:type="dxa"/>
                  <w:left w:w="100" w:type="dxa"/>
                  <w:bottom w:w="100" w:type="dxa"/>
                  <w:right w:w="100" w:type="dxa"/>
                </w:tcMar>
              </w:tcPr>
            </w:tcPrChange>
          </w:tcPr>
          <w:p w14:paraId="59B1C8F8" w14:textId="384944B7" w:rsidR="005D65B3" w:rsidRPr="00EF7FC3" w:rsidDel="004673E8" w:rsidRDefault="00EF7FC3" w:rsidP="0056410E">
            <w:pPr>
              <w:widowControl w:val="0"/>
              <w:pBdr>
                <w:top w:val="nil"/>
                <w:left w:val="nil"/>
                <w:bottom w:val="nil"/>
                <w:right w:val="nil"/>
                <w:between w:val="nil"/>
              </w:pBdr>
              <w:spacing w:after="30"/>
              <w:jc w:val="center"/>
              <w:rPr>
                <w:del w:id="407" w:author="Muhammad Awais" w:date="2026-05-01T19:31:00Z"/>
                <w:sz w:val="24"/>
                <w:szCs w:val="24"/>
              </w:rPr>
            </w:pPr>
            <w:del w:id="408" w:author="Muhammad Awais" w:date="2026-05-01T19:31:00Z">
              <w:r w:rsidDel="004673E8">
                <w:rPr>
                  <w:sz w:val="24"/>
                  <w:szCs w:val="24"/>
                </w:rPr>
                <w:delText>Introduction &amp; Ethical Considerations</w:delText>
              </w:r>
            </w:del>
          </w:p>
        </w:tc>
      </w:tr>
      <w:tr w:rsidR="005D65B3" w:rsidDel="004673E8" w14:paraId="6D36FB10" w14:textId="3DBB330C" w:rsidTr="0056410E">
        <w:trPr>
          <w:trHeight w:val="1369"/>
          <w:del w:id="409" w:author="Muhammad Awais" w:date="2026-05-01T19:31:00Z"/>
          <w:trPrChange w:id="410" w:author="Muhammad Awais" w:date="2026-04-28T13:09:00Z">
            <w:trPr>
              <w:trHeight w:val="1369"/>
            </w:trPr>
          </w:trPrChange>
        </w:trPr>
        <w:tc>
          <w:tcPr>
            <w:tcW w:w="4153" w:type="dxa"/>
            <w:shd w:val="clear" w:color="auto" w:fill="auto"/>
            <w:tcMar>
              <w:top w:w="100" w:type="dxa"/>
              <w:left w:w="100" w:type="dxa"/>
              <w:bottom w:w="100" w:type="dxa"/>
              <w:right w:w="100" w:type="dxa"/>
            </w:tcMar>
            <w:vAlign w:val="center"/>
            <w:tcPrChange w:id="411" w:author="Muhammad Awais" w:date="2026-04-28T13:09:00Z">
              <w:tcPr>
                <w:tcW w:w="4153" w:type="dxa"/>
                <w:shd w:val="clear" w:color="auto" w:fill="auto"/>
                <w:tcMar>
                  <w:top w:w="100" w:type="dxa"/>
                  <w:left w:w="100" w:type="dxa"/>
                  <w:bottom w:w="100" w:type="dxa"/>
                  <w:right w:w="100" w:type="dxa"/>
                </w:tcMar>
                <w:vAlign w:val="center"/>
              </w:tcPr>
            </w:tcPrChange>
          </w:tcPr>
          <w:p w14:paraId="5078A590" w14:textId="7727BB51" w:rsidR="005D65B3" w:rsidDel="004673E8" w:rsidRDefault="00000000">
            <w:pPr>
              <w:pStyle w:val="Heading3"/>
              <w:numPr>
                <w:ilvl w:val="0"/>
                <w:numId w:val="0"/>
              </w:numPr>
              <w:ind w:left="540"/>
              <w:rPr>
                <w:del w:id="412" w:author="Muhammad Awais" w:date="2026-05-01T19:31:00Z"/>
              </w:rPr>
              <w:pPrChange w:id="413" w:author="Muhammad Awais" w:date="2026-04-28T13:21:00Z">
                <w:pPr>
                  <w:pStyle w:val="Heading3"/>
                </w:pPr>
              </w:pPrChange>
            </w:pPr>
            <w:bookmarkStart w:id="414" w:name="_r87mx1nl09da" w:colFirst="0" w:colLast="0"/>
            <w:bookmarkStart w:id="415" w:name="_Toc228555941"/>
            <w:bookmarkEnd w:id="414"/>
            <w:del w:id="416" w:author="Muhammad Awais" w:date="2026-05-01T19:31:00Z">
              <w:r w:rsidDel="004673E8">
                <w:delText>Syeda Areej E Fatima</w:delText>
              </w:r>
              <w:bookmarkEnd w:id="415"/>
            </w:del>
          </w:p>
        </w:tc>
        <w:tc>
          <w:tcPr>
            <w:tcW w:w="4153" w:type="dxa"/>
            <w:shd w:val="clear" w:color="auto" w:fill="auto"/>
            <w:tcMar>
              <w:top w:w="100" w:type="dxa"/>
              <w:left w:w="100" w:type="dxa"/>
              <w:bottom w:w="100" w:type="dxa"/>
              <w:right w:w="100" w:type="dxa"/>
            </w:tcMar>
            <w:vAlign w:val="center"/>
            <w:tcPrChange w:id="417" w:author="Muhammad Awais" w:date="2026-04-28T13:09:00Z">
              <w:tcPr>
                <w:tcW w:w="4153" w:type="dxa"/>
                <w:shd w:val="clear" w:color="auto" w:fill="auto"/>
                <w:tcMar>
                  <w:top w:w="100" w:type="dxa"/>
                  <w:left w:w="100" w:type="dxa"/>
                  <w:bottom w:w="100" w:type="dxa"/>
                  <w:right w:w="100" w:type="dxa"/>
                </w:tcMar>
              </w:tcPr>
            </w:tcPrChange>
          </w:tcPr>
          <w:p w14:paraId="3F7456E9" w14:textId="15356D9F" w:rsidR="005D65B3" w:rsidDel="004673E8" w:rsidRDefault="005D65B3">
            <w:pPr>
              <w:widowControl w:val="0"/>
              <w:pBdr>
                <w:top w:val="nil"/>
                <w:left w:val="nil"/>
                <w:bottom w:val="nil"/>
                <w:right w:val="nil"/>
                <w:between w:val="nil"/>
              </w:pBdr>
              <w:jc w:val="center"/>
              <w:rPr>
                <w:del w:id="418" w:author="Muhammad Awais" w:date="2026-05-01T19:31:00Z"/>
              </w:rPr>
              <w:pPrChange w:id="419" w:author="Muhammad Awais" w:date="2026-04-28T13:09:00Z">
                <w:pPr>
                  <w:widowControl w:val="0"/>
                  <w:pBdr>
                    <w:top w:val="nil"/>
                    <w:left w:val="nil"/>
                    <w:bottom w:val="nil"/>
                    <w:right w:val="nil"/>
                    <w:between w:val="nil"/>
                  </w:pBdr>
                </w:pPr>
              </w:pPrChange>
            </w:pPr>
          </w:p>
        </w:tc>
      </w:tr>
      <w:tr w:rsidR="005D65B3" w:rsidDel="004673E8" w14:paraId="07E503E6" w14:textId="1F37D20B" w:rsidTr="0056410E">
        <w:trPr>
          <w:trHeight w:val="1354"/>
          <w:del w:id="420" w:author="Muhammad Awais" w:date="2026-05-01T19:31:00Z"/>
          <w:trPrChange w:id="421" w:author="Muhammad Awais" w:date="2026-04-28T13:09:00Z">
            <w:trPr>
              <w:trHeight w:val="1354"/>
            </w:trPr>
          </w:trPrChange>
        </w:trPr>
        <w:tc>
          <w:tcPr>
            <w:tcW w:w="4153" w:type="dxa"/>
            <w:shd w:val="clear" w:color="auto" w:fill="auto"/>
            <w:tcMar>
              <w:top w:w="100" w:type="dxa"/>
              <w:left w:w="100" w:type="dxa"/>
              <w:bottom w:w="100" w:type="dxa"/>
              <w:right w:w="100" w:type="dxa"/>
            </w:tcMar>
            <w:vAlign w:val="center"/>
            <w:tcPrChange w:id="422" w:author="Muhammad Awais" w:date="2026-04-28T13:09:00Z">
              <w:tcPr>
                <w:tcW w:w="4153" w:type="dxa"/>
                <w:shd w:val="clear" w:color="auto" w:fill="auto"/>
                <w:tcMar>
                  <w:top w:w="100" w:type="dxa"/>
                  <w:left w:w="100" w:type="dxa"/>
                  <w:bottom w:w="100" w:type="dxa"/>
                  <w:right w:w="100" w:type="dxa"/>
                </w:tcMar>
                <w:vAlign w:val="center"/>
              </w:tcPr>
            </w:tcPrChange>
          </w:tcPr>
          <w:p w14:paraId="714A8D85" w14:textId="51FF32FE" w:rsidR="005D65B3" w:rsidDel="004673E8" w:rsidRDefault="00000000">
            <w:pPr>
              <w:pStyle w:val="Heading3"/>
              <w:numPr>
                <w:ilvl w:val="0"/>
                <w:numId w:val="0"/>
              </w:numPr>
              <w:ind w:left="540"/>
              <w:rPr>
                <w:del w:id="423" w:author="Muhammad Awais" w:date="2026-05-01T19:31:00Z"/>
              </w:rPr>
              <w:pPrChange w:id="424" w:author="Muhammad Awais" w:date="2026-04-28T13:21:00Z">
                <w:pPr>
                  <w:pStyle w:val="Heading3"/>
                </w:pPr>
              </w:pPrChange>
            </w:pPr>
            <w:bookmarkStart w:id="425" w:name="_vgkszneiz3i1" w:colFirst="0" w:colLast="0"/>
            <w:bookmarkStart w:id="426" w:name="_Toc228555942"/>
            <w:bookmarkEnd w:id="425"/>
            <w:del w:id="427" w:author="Muhammad Awais" w:date="2026-05-01T19:31:00Z">
              <w:r w:rsidDel="004673E8">
                <w:delText>Waleeja Khan</w:delText>
              </w:r>
              <w:bookmarkEnd w:id="426"/>
            </w:del>
          </w:p>
        </w:tc>
        <w:tc>
          <w:tcPr>
            <w:tcW w:w="4153" w:type="dxa"/>
            <w:shd w:val="clear" w:color="auto" w:fill="auto"/>
            <w:tcMar>
              <w:top w:w="100" w:type="dxa"/>
              <w:left w:w="100" w:type="dxa"/>
              <w:bottom w:w="100" w:type="dxa"/>
              <w:right w:w="100" w:type="dxa"/>
            </w:tcMar>
            <w:vAlign w:val="center"/>
            <w:tcPrChange w:id="428" w:author="Muhammad Awais" w:date="2026-04-28T13:09:00Z">
              <w:tcPr>
                <w:tcW w:w="4153" w:type="dxa"/>
                <w:shd w:val="clear" w:color="auto" w:fill="auto"/>
                <w:tcMar>
                  <w:top w:w="100" w:type="dxa"/>
                  <w:left w:w="100" w:type="dxa"/>
                  <w:bottom w:w="100" w:type="dxa"/>
                  <w:right w:w="100" w:type="dxa"/>
                </w:tcMar>
              </w:tcPr>
            </w:tcPrChange>
          </w:tcPr>
          <w:p w14:paraId="54241922" w14:textId="251B311C" w:rsidR="005D65B3" w:rsidDel="004673E8" w:rsidRDefault="005D65B3">
            <w:pPr>
              <w:widowControl w:val="0"/>
              <w:pBdr>
                <w:top w:val="nil"/>
                <w:left w:val="nil"/>
                <w:bottom w:val="nil"/>
                <w:right w:val="nil"/>
                <w:between w:val="nil"/>
              </w:pBdr>
              <w:spacing w:before="240"/>
              <w:jc w:val="center"/>
              <w:rPr>
                <w:del w:id="429" w:author="Muhammad Awais" w:date="2026-05-01T19:31:00Z"/>
              </w:rPr>
              <w:pPrChange w:id="430" w:author="Muhammad Awais" w:date="2026-05-01T15:54:00Z">
                <w:pPr>
                  <w:widowControl w:val="0"/>
                  <w:pBdr>
                    <w:top w:val="nil"/>
                    <w:left w:val="nil"/>
                    <w:bottom w:val="nil"/>
                    <w:right w:val="nil"/>
                    <w:between w:val="nil"/>
                  </w:pBdr>
                </w:pPr>
              </w:pPrChange>
            </w:pPr>
          </w:p>
        </w:tc>
      </w:tr>
    </w:tbl>
    <w:p w14:paraId="77D33A29" w14:textId="3B81C5CA" w:rsidR="005D65B3" w:rsidDel="004673E8" w:rsidRDefault="005D65B3" w:rsidP="003F63E5">
      <w:pPr>
        <w:spacing w:line="360" w:lineRule="auto"/>
        <w:jc w:val="both"/>
        <w:rPr>
          <w:del w:id="431" w:author="Muhammad Awais" w:date="2026-05-01T19:31:00Z"/>
        </w:rPr>
      </w:pPr>
    </w:p>
    <w:p w14:paraId="67D8EE9A" w14:textId="7C8DAF65" w:rsidR="000B3EBB" w:rsidDel="004673E8" w:rsidRDefault="000B3EBB" w:rsidP="003F63E5">
      <w:pPr>
        <w:spacing w:line="360" w:lineRule="auto"/>
        <w:jc w:val="both"/>
        <w:rPr>
          <w:del w:id="432" w:author="Muhammad Awais" w:date="2026-05-01T19:31:00Z"/>
        </w:rPr>
      </w:pPr>
    </w:p>
    <w:p w14:paraId="151D6641" w14:textId="70E8953F" w:rsidR="000B3EBB" w:rsidDel="004673E8" w:rsidRDefault="000B3EBB" w:rsidP="003F63E5">
      <w:pPr>
        <w:spacing w:line="360" w:lineRule="auto"/>
        <w:jc w:val="both"/>
        <w:rPr>
          <w:del w:id="433" w:author="Muhammad Awais" w:date="2026-05-01T19:31:00Z"/>
        </w:rPr>
      </w:pPr>
    </w:p>
    <w:p w14:paraId="2D03BD21" w14:textId="73EA31A3" w:rsidR="000B3EBB" w:rsidDel="004673E8" w:rsidRDefault="000B3EBB" w:rsidP="003F63E5">
      <w:pPr>
        <w:spacing w:line="360" w:lineRule="auto"/>
        <w:jc w:val="both"/>
        <w:rPr>
          <w:del w:id="434" w:author="Muhammad Awais" w:date="2026-05-01T19:31:00Z"/>
        </w:rPr>
      </w:pPr>
    </w:p>
    <w:p w14:paraId="2D8C30BF" w14:textId="7E1ED8DD" w:rsidR="000B3EBB" w:rsidDel="004673E8" w:rsidRDefault="000B3EBB" w:rsidP="003F63E5">
      <w:pPr>
        <w:spacing w:line="360" w:lineRule="auto"/>
        <w:jc w:val="both"/>
        <w:rPr>
          <w:del w:id="435" w:author="Muhammad Awais" w:date="2026-05-01T19:31:00Z"/>
        </w:rPr>
      </w:pPr>
    </w:p>
    <w:p w14:paraId="32FD2EFC" w14:textId="3DB81A22" w:rsidR="000B3EBB" w:rsidDel="004673E8" w:rsidRDefault="000B3EBB" w:rsidP="003F63E5">
      <w:pPr>
        <w:spacing w:line="360" w:lineRule="auto"/>
        <w:jc w:val="both"/>
        <w:rPr>
          <w:del w:id="436" w:author="Muhammad Awais" w:date="2026-05-01T19:31:00Z"/>
        </w:rPr>
      </w:pPr>
    </w:p>
    <w:p w14:paraId="45974E1F" w14:textId="10F4219E" w:rsidR="000B3EBB" w:rsidDel="004673E8" w:rsidRDefault="000B3EBB" w:rsidP="003F63E5">
      <w:pPr>
        <w:spacing w:line="360" w:lineRule="auto"/>
        <w:jc w:val="both"/>
        <w:rPr>
          <w:del w:id="437" w:author="Muhammad Awais" w:date="2026-05-01T19:31:00Z"/>
        </w:rPr>
      </w:pPr>
    </w:p>
    <w:p w14:paraId="111E7559" w14:textId="0F470CF6" w:rsidR="000B3EBB" w:rsidDel="004673E8" w:rsidRDefault="000B3EBB" w:rsidP="003F63E5">
      <w:pPr>
        <w:spacing w:line="360" w:lineRule="auto"/>
        <w:jc w:val="both"/>
        <w:rPr>
          <w:del w:id="438" w:author="Muhammad Awais" w:date="2026-05-01T19:31:00Z"/>
        </w:rPr>
      </w:pPr>
    </w:p>
    <w:p w14:paraId="0AC8E749" w14:textId="6E64FF4F" w:rsidR="000B3EBB" w:rsidDel="004673E8" w:rsidRDefault="000B3EBB" w:rsidP="003F63E5">
      <w:pPr>
        <w:spacing w:line="360" w:lineRule="auto"/>
        <w:jc w:val="both"/>
        <w:rPr>
          <w:del w:id="439" w:author="Muhammad Awais" w:date="2026-05-01T19:31:00Z"/>
        </w:rPr>
      </w:pPr>
    </w:p>
    <w:p w14:paraId="1A714539" w14:textId="2D28132C" w:rsidR="000B3EBB" w:rsidDel="004673E8" w:rsidRDefault="000B3EBB" w:rsidP="003F63E5">
      <w:pPr>
        <w:spacing w:line="360" w:lineRule="auto"/>
        <w:jc w:val="both"/>
        <w:rPr>
          <w:del w:id="440" w:author="Muhammad Awais" w:date="2026-05-01T19:31:00Z"/>
        </w:rPr>
      </w:pPr>
    </w:p>
    <w:p w14:paraId="77BA05EA" w14:textId="4B62DECC" w:rsidR="000B3EBB" w:rsidDel="004673E8" w:rsidRDefault="000B3EBB" w:rsidP="003F63E5">
      <w:pPr>
        <w:spacing w:line="360" w:lineRule="auto"/>
        <w:jc w:val="both"/>
        <w:rPr>
          <w:del w:id="441" w:author="Muhammad Awais" w:date="2026-05-01T19:31:00Z"/>
        </w:rPr>
      </w:pPr>
    </w:p>
    <w:p w14:paraId="2ECD4F01" w14:textId="49C7B383" w:rsidR="000B3EBB" w:rsidDel="004673E8" w:rsidRDefault="000B3EBB" w:rsidP="003F63E5">
      <w:pPr>
        <w:spacing w:line="360" w:lineRule="auto"/>
        <w:jc w:val="both"/>
        <w:rPr>
          <w:del w:id="442" w:author="Muhammad Awais" w:date="2026-05-01T19:31:00Z"/>
        </w:rPr>
      </w:pPr>
    </w:p>
    <w:p w14:paraId="1F650E4C" w14:textId="54C8CD45" w:rsidR="000B3EBB" w:rsidDel="004673E8" w:rsidRDefault="000B3EBB" w:rsidP="003F63E5">
      <w:pPr>
        <w:spacing w:line="360" w:lineRule="auto"/>
        <w:jc w:val="both"/>
        <w:rPr>
          <w:del w:id="443" w:author="Muhammad Awais" w:date="2026-05-01T19:31:00Z"/>
        </w:rPr>
      </w:pPr>
    </w:p>
    <w:p w14:paraId="3F1B5AC9" w14:textId="378AC608" w:rsidR="000B3EBB" w:rsidDel="004673E8" w:rsidRDefault="000B3EBB" w:rsidP="003F63E5">
      <w:pPr>
        <w:spacing w:line="360" w:lineRule="auto"/>
        <w:jc w:val="both"/>
        <w:rPr>
          <w:del w:id="444" w:author="Muhammad Awais" w:date="2026-05-01T19:31:00Z"/>
        </w:rPr>
      </w:pPr>
    </w:p>
    <w:p w14:paraId="3FF871EA" w14:textId="19286835" w:rsidR="000B3EBB" w:rsidDel="004673E8" w:rsidRDefault="000B3EBB" w:rsidP="003F63E5">
      <w:pPr>
        <w:spacing w:line="360" w:lineRule="auto"/>
        <w:jc w:val="both"/>
        <w:rPr>
          <w:del w:id="445" w:author="Muhammad Awais" w:date="2026-05-01T19:31:00Z"/>
        </w:rPr>
      </w:pPr>
    </w:p>
    <w:p w14:paraId="0C33D87E" w14:textId="31BAD162" w:rsidR="000B3EBB" w:rsidDel="004673E8" w:rsidRDefault="000B3EBB" w:rsidP="003F63E5">
      <w:pPr>
        <w:spacing w:line="360" w:lineRule="auto"/>
        <w:jc w:val="both"/>
        <w:rPr>
          <w:del w:id="446" w:author="Muhammad Awais" w:date="2026-05-01T19:31:00Z"/>
        </w:rPr>
      </w:pPr>
    </w:p>
    <w:p w14:paraId="27A3AFE4" w14:textId="77970B52" w:rsidR="000B3EBB" w:rsidDel="004673E8" w:rsidRDefault="000B3EBB" w:rsidP="003F63E5">
      <w:pPr>
        <w:spacing w:line="360" w:lineRule="auto"/>
        <w:jc w:val="both"/>
        <w:rPr>
          <w:del w:id="447" w:author="Muhammad Awais" w:date="2026-05-01T19:31:00Z"/>
        </w:rPr>
      </w:pPr>
    </w:p>
    <w:p w14:paraId="7C2EA7F3" w14:textId="394067AE" w:rsidR="000B3EBB" w:rsidDel="004673E8" w:rsidRDefault="000B3EBB" w:rsidP="003F63E5">
      <w:pPr>
        <w:spacing w:line="360" w:lineRule="auto"/>
        <w:jc w:val="both"/>
        <w:rPr>
          <w:del w:id="448" w:author="Muhammad Awais" w:date="2026-05-01T19:31:00Z"/>
        </w:rPr>
      </w:pPr>
    </w:p>
    <w:p w14:paraId="5A1FFF6F" w14:textId="6867D75B" w:rsidR="000B3EBB" w:rsidDel="004673E8" w:rsidRDefault="000B3EBB" w:rsidP="003F63E5">
      <w:pPr>
        <w:spacing w:line="360" w:lineRule="auto"/>
        <w:jc w:val="both"/>
        <w:rPr>
          <w:del w:id="449" w:author="Muhammad Awais" w:date="2026-05-01T19:31:00Z"/>
        </w:rPr>
      </w:pPr>
    </w:p>
    <w:p w14:paraId="791A79D9" w14:textId="4904ABCD" w:rsidR="000B3EBB" w:rsidDel="004673E8" w:rsidRDefault="000B3EBB" w:rsidP="003F63E5">
      <w:pPr>
        <w:spacing w:line="360" w:lineRule="auto"/>
        <w:jc w:val="both"/>
        <w:rPr>
          <w:del w:id="450" w:author="Muhammad Awais" w:date="2026-05-01T19:31:00Z"/>
        </w:rPr>
      </w:pPr>
    </w:p>
    <w:p w14:paraId="241A60F4" w14:textId="4707156B" w:rsidR="000B3EBB" w:rsidDel="004673E8" w:rsidRDefault="000B3EBB" w:rsidP="003F63E5">
      <w:pPr>
        <w:spacing w:line="360" w:lineRule="auto"/>
        <w:jc w:val="both"/>
        <w:rPr>
          <w:del w:id="451" w:author="Muhammad Awais" w:date="2026-05-01T19:31:00Z"/>
        </w:rPr>
      </w:pPr>
    </w:p>
    <w:p w14:paraId="3F78EF7E" w14:textId="72F3921A" w:rsidR="000B3EBB" w:rsidDel="004673E8" w:rsidRDefault="000B3EBB" w:rsidP="003F63E5">
      <w:pPr>
        <w:spacing w:line="360" w:lineRule="auto"/>
        <w:jc w:val="both"/>
        <w:rPr>
          <w:del w:id="452" w:author="Muhammad Awais" w:date="2026-05-01T19:31:00Z"/>
        </w:rPr>
      </w:pPr>
    </w:p>
    <w:p w14:paraId="17D4713D" w14:textId="0E2776AD" w:rsidR="000B3EBB" w:rsidDel="004673E8" w:rsidRDefault="000B3EBB" w:rsidP="003F63E5">
      <w:pPr>
        <w:spacing w:line="360" w:lineRule="auto"/>
        <w:jc w:val="both"/>
        <w:rPr>
          <w:del w:id="453" w:author="Muhammad Awais" w:date="2026-05-01T19:31:00Z"/>
        </w:rPr>
      </w:pPr>
    </w:p>
    <w:p w14:paraId="225F195D" w14:textId="3D18D835" w:rsidR="00BA1B16" w:rsidDel="004673E8" w:rsidRDefault="00BA1B16" w:rsidP="003F63E5">
      <w:pPr>
        <w:spacing w:line="360" w:lineRule="auto"/>
        <w:jc w:val="both"/>
        <w:rPr>
          <w:del w:id="454" w:author="Muhammad Awais" w:date="2026-05-01T19:31:00Z"/>
        </w:rPr>
      </w:pPr>
    </w:p>
    <w:p w14:paraId="56D7E8BD" w14:textId="5A7F6B1F" w:rsidR="00D57CB9" w:rsidRPr="00D57CB9" w:rsidRDefault="007E4AFA" w:rsidP="003F63E5">
      <w:pPr>
        <w:pStyle w:val="Heading2"/>
        <w:spacing w:line="360" w:lineRule="auto"/>
        <w:jc w:val="both"/>
        <w:rPr>
          <w:sz w:val="20"/>
          <w:szCs w:val="20"/>
          <w:rPrChange w:id="455" w:author="Muhammad Awais" w:date="2026-04-28T13:18:00Z">
            <w:rPr>
              <w:sz w:val="24"/>
              <w:szCs w:val="24"/>
            </w:rPr>
          </w:rPrChange>
        </w:rPr>
        <w:pPrChange w:id="456" w:author="Muhammad Awais" w:date="2026-04-28T13:18:00Z">
          <w:pPr>
            <w:spacing w:line="360" w:lineRule="auto"/>
          </w:pPr>
        </w:pPrChange>
      </w:pPr>
      <w:bookmarkStart w:id="457" w:name="_Toc228555943"/>
      <w:r w:rsidRPr="00533B7C">
        <w:t>Introduction</w:t>
      </w:r>
      <w:bookmarkEnd w:id="457"/>
    </w:p>
    <w:p w14:paraId="719C36C7" w14:textId="762BD186" w:rsidR="003F63E5" w:rsidRPr="003F63E5" w:rsidRDefault="00315E55" w:rsidP="003F63E5">
      <w:pPr>
        <w:pStyle w:val="Heading3"/>
        <w:spacing w:line="360" w:lineRule="auto"/>
        <w:jc w:val="both"/>
      </w:pPr>
      <w:del w:id="458" w:author="Muhammad Awais" w:date="2026-04-28T13:14:00Z">
        <w:r w:rsidRPr="00D57CB9" w:rsidDel="008663D6">
          <w:delText xml:space="preserve"> </w:delText>
        </w:r>
        <w:r w:rsidR="007E4AFA" w:rsidRPr="00D57CB9" w:rsidDel="008663D6">
          <w:delText xml:space="preserve"> </w:delText>
        </w:r>
      </w:del>
      <w:bookmarkStart w:id="459" w:name="_Toc228555944"/>
      <w:r w:rsidR="007E4AFA" w:rsidRPr="00D57CB9">
        <w:t>Introduction to community service project</w:t>
      </w:r>
      <w:bookmarkEnd w:id="459"/>
    </w:p>
    <w:p w14:paraId="0BD8D0C5" w14:textId="5CF18554" w:rsidR="003F63E5" w:rsidRPr="007E4AFA" w:rsidRDefault="007E4AFA" w:rsidP="003F63E5">
      <w:pPr>
        <w:spacing w:line="360" w:lineRule="auto"/>
        <w:ind w:left="180"/>
        <w:jc w:val="both"/>
        <w:rPr>
          <w:rFonts w:ascii="Cambria" w:hAnsi="Cambria"/>
          <w:sz w:val="24"/>
          <w:szCs w:val="24"/>
        </w:rPr>
      </w:pPr>
      <w:r w:rsidRPr="007E4AFA">
        <w:rPr>
          <w:rFonts w:ascii="Cambria" w:hAnsi="Cambria"/>
          <w:sz w:val="24"/>
          <w:szCs w:val="24"/>
        </w:rPr>
        <w:t xml:space="preserve">Our team selected HMC hospital for community service project. Our focus was to manage their administrative work in the public healthcare sector. We were assigned to complete 15 hours. During our community services, we were assigned to organize, sort, scan, and verify patient files. Moreover, we were asked to make sure the confidentiality of patient’s records. </w:t>
      </w:r>
    </w:p>
    <w:p w14:paraId="59C17022" w14:textId="4E43A305" w:rsidR="007E4AFA" w:rsidRPr="00D57CB9" w:rsidRDefault="007E4AFA" w:rsidP="003F63E5">
      <w:pPr>
        <w:pStyle w:val="Heading3"/>
        <w:spacing w:line="360" w:lineRule="auto"/>
        <w:jc w:val="both"/>
        <w:pPrChange w:id="460" w:author="Muhammad Awais" w:date="2026-04-28T13:21:00Z">
          <w:pPr>
            <w:pStyle w:val="ListParagraph"/>
            <w:numPr>
              <w:numId w:val="8"/>
            </w:numPr>
            <w:spacing w:line="360" w:lineRule="auto"/>
            <w:ind w:left="360" w:hanging="360"/>
          </w:pPr>
        </w:pPrChange>
      </w:pPr>
      <w:bookmarkStart w:id="461" w:name="_Toc228555945"/>
      <w:r w:rsidRPr="00D57CB9">
        <w:t>Objectives and significance of the project</w:t>
      </w:r>
      <w:bookmarkEnd w:id="461"/>
    </w:p>
    <w:p w14:paraId="2ED9E397" w14:textId="679D4CA4" w:rsidR="003F63E5" w:rsidRPr="007E4AFA" w:rsidRDefault="007E4AFA" w:rsidP="003F63E5">
      <w:pPr>
        <w:spacing w:line="360" w:lineRule="auto"/>
        <w:ind w:left="180"/>
        <w:jc w:val="both"/>
        <w:rPr>
          <w:rFonts w:ascii="Cambria" w:hAnsi="Cambria"/>
          <w:sz w:val="24"/>
          <w:szCs w:val="24"/>
        </w:rPr>
      </w:pPr>
      <w:r w:rsidRPr="007E4AFA">
        <w:rPr>
          <w:rFonts w:ascii="Cambria" w:hAnsi="Cambria"/>
          <w:sz w:val="24"/>
          <w:szCs w:val="24"/>
        </w:rPr>
        <w:t>Our objectives include organizing the patient records and manage them efficiently. We also ensured the confidentiality. Moreover, we were assigned to do signature and stamping on those pages which are unfilled. Along with it, we developed teamwork, responsibility, and management skills during our services at HMC hospital.</w:t>
      </w:r>
    </w:p>
    <w:p w14:paraId="356517A2" w14:textId="35261389" w:rsidR="003F63E5" w:rsidRPr="007E4AFA" w:rsidRDefault="007E4AFA" w:rsidP="003F63E5">
      <w:pPr>
        <w:spacing w:line="360" w:lineRule="auto"/>
        <w:ind w:left="180"/>
        <w:jc w:val="both"/>
        <w:rPr>
          <w:rFonts w:ascii="Cambria" w:hAnsi="Cambria"/>
          <w:sz w:val="24"/>
          <w:szCs w:val="24"/>
        </w:rPr>
      </w:pPr>
      <w:r w:rsidRPr="007E4AFA">
        <w:rPr>
          <w:rFonts w:ascii="Cambria" w:hAnsi="Cambria"/>
          <w:sz w:val="24"/>
          <w:szCs w:val="24"/>
        </w:rPr>
        <w:t>The significance of this community service promotes social responsibility and ethical considerations among the youth. The patient care become fast and efficient as we ensure quick and accurate access to patient’s record. Moreover, we organized patient records and make them easily accessible to improve hospital efficiency.</w:t>
      </w:r>
    </w:p>
    <w:p w14:paraId="6E047014" w14:textId="0B10DA9E" w:rsidR="003F63E5" w:rsidRPr="003F63E5" w:rsidRDefault="007E4AFA" w:rsidP="003F63E5">
      <w:pPr>
        <w:pStyle w:val="Heading3"/>
        <w:spacing w:line="360" w:lineRule="auto"/>
        <w:jc w:val="both"/>
      </w:pPr>
      <w:bookmarkStart w:id="462" w:name="_Toc228555946"/>
      <w:r w:rsidRPr="00D57CB9">
        <w:t>Alignment of specific SDGs with project goals</w:t>
      </w:r>
      <w:bookmarkEnd w:id="462"/>
    </w:p>
    <w:p w14:paraId="4F727BF1" w14:textId="77777777" w:rsidR="007E4AFA" w:rsidRPr="007E4AFA" w:rsidRDefault="007E4AFA" w:rsidP="003F63E5">
      <w:pPr>
        <w:spacing w:line="360" w:lineRule="auto"/>
        <w:ind w:left="490" w:firstLine="50"/>
        <w:jc w:val="both"/>
        <w:rPr>
          <w:rFonts w:ascii="Cambria" w:hAnsi="Cambria"/>
          <w:sz w:val="24"/>
          <w:szCs w:val="24"/>
        </w:rPr>
        <w:pPrChange w:id="463" w:author="Muhammad Awais" w:date="2026-04-28T13:23:00Z">
          <w:pPr>
            <w:spacing w:line="360" w:lineRule="auto"/>
            <w:ind w:left="360"/>
          </w:pPr>
        </w:pPrChange>
      </w:pPr>
      <w:r w:rsidRPr="007E4AFA">
        <w:rPr>
          <w:rFonts w:ascii="Cambria" w:hAnsi="Cambria"/>
          <w:sz w:val="24"/>
          <w:szCs w:val="24"/>
        </w:rPr>
        <w:t>Our project aligns with the following SDGs;</w:t>
      </w:r>
    </w:p>
    <w:p w14:paraId="7609A244" w14:textId="77777777" w:rsidR="007E4AFA" w:rsidRPr="00E22DAE" w:rsidRDefault="007E4AFA" w:rsidP="003F63E5">
      <w:pPr>
        <w:pStyle w:val="ListParagraph"/>
        <w:numPr>
          <w:ilvl w:val="0"/>
          <w:numId w:val="7"/>
        </w:numPr>
        <w:spacing w:line="360" w:lineRule="auto"/>
        <w:ind w:left="1057"/>
        <w:jc w:val="both"/>
        <w:rPr>
          <w:rFonts w:ascii="Cambria" w:hAnsi="Cambria"/>
          <w:sz w:val="24"/>
          <w:szCs w:val="24"/>
        </w:rPr>
        <w:pPrChange w:id="464" w:author="Muhammad Awais" w:date="2026-04-28T13:22:00Z">
          <w:pPr>
            <w:pStyle w:val="ListParagraph"/>
            <w:numPr>
              <w:numId w:val="7"/>
            </w:numPr>
            <w:spacing w:line="360" w:lineRule="auto"/>
            <w:ind w:left="927" w:hanging="360"/>
          </w:pPr>
        </w:pPrChange>
      </w:pPr>
      <w:r w:rsidRPr="00E22DAE">
        <w:rPr>
          <w:rFonts w:ascii="Cambria" w:hAnsi="Cambria"/>
          <w:b/>
          <w:bCs/>
          <w:sz w:val="24"/>
          <w:szCs w:val="24"/>
        </w:rPr>
        <w:t>SDG 3</w:t>
      </w:r>
      <w:r w:rsidRPr="00E22DAE">
        <w:rPr>
          <w:rFonts w:ascii="Cambria" w:hAnsi="Cambria"/>
          <w:sz w:val="24"/>
          <w:szCs w:val="24"/>
        </w:rPr>
        <w:t xml:space="preserve">: </w:t>
      </w:r>
      <w:r w:rsidRPr="00E22DAE">
        <w:rPr>
          <w:rFonts w:ascii="Cambria" w:hAnsi="Cambria"/>
          <w:b/>
          <w:bCs/>
          <w:sz w:val="24"/>
          <w:szCs w:val="24"/>
        </w:rPr>
        <w:t>Good Health and Well-being</w:t>
      </w:r>
    </w:p>
    <w:p w14:paraId="6AA3031C" w14:textId="77777777" w:rsidR="007E4AFA" w:rsidRPr="00F47ED2" w:rsidRDefault="007E4AFA" w:rsidP="003F63E5">
      <w:pPr>
        <w:pStyle w:val="ListParagraph"/>
        <w:numPr>
          <w:ilvl w:val="1"/>
          <w:numId w:val="7"/>
        </w:numPr>
        <w:spacing w:line="360" w:lineRule="auto"/>
        <w:ind w:left="1624"/>
        <w:jc w:val="both"/>
        <w:rPr>
          <w:rFonts w:ascii="Cambria" w:hAnsi="Cambria"/>
          <w:sz w:val="24"/>
          <w:szCs w:val="24"/>
        </w:rPr>
        <w:pPrChange w:id="465" w:author="Muhammad Awais" w:date="2026-04-28T13:22:00Z">
          <w:pPr>
            <w:pStyle w:val="ListParagraph"/>
            <w:numPr>
              <w:ilvl w:val="1"/>
              <w:numId w:val="7"/>
            </w:numPr>
            <w:spacing w:line="360" w:lineRule="auto"/>
            <w:ind w:left="1494" w:hanging="360"/>
          </w:pPr>
        </w:pPrChange>
      </w:pPr>
      <w:r w:rsidRPr="00F47ED2">
        <w:rPr>
          <w:rFonts w:ascii="Cambria" w:hAnsi="Cambria"/>
          <w:sz w:val="24"/>
          <w:szCs w:val="24"/>
        </w:rPr>
        <w:t>The reliable records are effective diagnosis, treatment, and continuity of care. This also help the paramedical staff/Doctors to get the patient’s data in real time and accessible 24/7.</w:t>
      </w:r>
    </w:p>
    <w:p w14:paraId="0ABB457B" w14:textId="77777777" w:rsidR="007E4AFA" w:rsidRPr="00E22DAE" w:rsidRDefault="007E4AFA" w:rsidP="003F63E5">
      <w:pPr>
        <w:pStyle w:val="ListParagraph"/>
        <w:numPr>
          <w:ilvl w:val="0"/>
          <w:numId w:val="7"/>
        </w:numPr>
        <w:spacing w:line="360" w:lineRule="auto"/>
        <w:ind w:left="1057"/>
        <w:jc w:val="both"/>
        <w:rPr>
          <w:rFonts w:ascii="Cambria" w:hAnsi="Cambria"/>
          <w:sz w:val="24"/>
          <w:szCs w:val="24"/>
        </w:rPr>
        <w:pPrChange w:id="466" w:author="Muhammad Awais" w:date="2026-04-28T13:22:00Z">
          <w:pPr>
            <w:pStyle w:val="ListParagraph"/>
            <w:numPr>
              <w:numId w:val="7"/>
            </w:numPr>
            <w:spacing w:line="360" w:lineRule="auto"/>
            <w:ind w:left="927" w:hanging="360"/>
          </w:pPr>
        </w:pPrChange>
      </w:pPr>
      <w:r w:rsidRPr="00E22DAE">
        <w:rPr>
          <w:rFonts w:ascii="Cambria" w:hAnsi="Cambria"/>
          <w:b/>
          <w:bCs/>
          <w:sz w:val="24"/>
          <w:szCs w:val="24"/>
        </w:rPr>
        <w:t>SDG 4:</w:t>
      </w:r>
      <w:r w:rsidRPr="00E22DAE">
        <w:rPr>
          <w:rFonts w:ascii="Cambria" w:hAnsi="Cambria"/>
          <w:sz w:val="24"/>
          <w:szCs w:val="24"/>
        </w:rPr>
        <w:t xml:space="preserve"> </w:t>
      </w:r>
      <w:r w:rsidRPr="00E22DAE">
        <w:rPr>
          <w:rFonts w:ascii="Cambria" w:hAnsi="Cambria"/>
          <w:b/>
          <w:bCs/>
          <w:sz w:val="24"/>
          <w:szCs w:val="24"/>
        </w:rPr>
        <w:t>Quality Education</w:t>
      </w:r>
    </w:p>
    <w:p w14:paraId="4D654045" w14:textId="77777777" w:rsidR="007E4AFA" w:rsidRPr="00F47ED2" w:rsidRDefault="007E4AFA" w:rsidP="003F63E5">
      <w:pPr>
        <w:pStyle w:val="ListParagraph"/>
        <w:numPr>
          <w:ilvl w:val="1"/>
          <w:numId w:val="7"/>
        </w:numPr>
        <w:spacing w:line="360" w:lineRule="auto"/>
        <w:ind w:left="1624"/>
        <w:jc w:val="both"/>
        <w:rPr>
          <w:rFonts w:ascii="Cambria" w:hAnsi="Cambria"/>
          <w:sz w:val="24"/>
          <w:szCs w:val="24"/>
        </w:rPr>
        <w:pPrChange w:id="467" w:author="Muhammad Awais" w:date="2026-04-28T13:22:00Z">
          <w:pPr>
            <w:pStyle w:val="ListParagraph"/>
            <w:numPr>
              <w:ilvl w:val="1"/>
              <w:numId w:val="7"/>
            </w:numPr>
            <w:spacing w:line="360" w:lineRule="auto"/>
            <w:ind w:left="1494" w:hanging="360"/>
          </w:pPr>
        </w:pPrChange>
      </w:pPr>
      <w:r w:rsidRPr="00F47ED2">
        <w:rPr>
          <w:rFonts w:ascii="Cambria" w:hAnsi="Cambria"/>
          <w:sz w:val="24"/>
          <w:szCs w:val="24"/>
        </w:rPr>
        <w:t>In our community services, we organized patient’s record to make the quality education available, providing precious data for medical researchers. It also helps in learning for future healthcare specialists.</w:t>
      </w:r>
    </w:p>
    <w:p w14:paraId="405F86EF" w14:textId="77777777" w:rsidR="007E4AFA" w:rsidRPr="00E22DAE" w:rsidRDefault="007E4AFA" w:rsidP="003F63E5">
      <w:pPr>
        <w:pStyle w:val="ListParagraph"/>
        <w:numPr>
          <w:ilvl w:val="0"/>
          <w:numId w:val="7"/>
        </w:numPr>
        <w:spacing w:line="360" w:lineRule="auto"/>
        <w:ind w:left="1057"/>
        <w:jc w:val="both"/>
        <w:rPr>
          <w:rFonts w:ascii="Cambria" w:hAnsi="Cambria"/>
          <w:b/>
          <w:bCs/>
          <w:sz w:val="24"/>
          <w:szCs w:val="24"/>
        </w:rPr>
        <w:pPrChange w:id="468" w:author="Muhammad Awais" w:date="2026-04-28T13:22:00Z">
          <w:pPr>
            <w:pStyle w:val="ListParagraph"/>
            <w:numPr>
              <w:numId w:val="7"/>
            </w:numPr>
            <w:spacing w:line="360" w:lineRule="auto"/>
            <w:ind w:left="927" w:hanging="360"/>
          </w:pPr>
        </w:pPrChange>
      </w:pPr>
      <w:r w:rsidRPr="00E22DAE">
        <w:rPr>
          <w:rFonts w:ascii="Cambria" w:hAnsi="Cambria"/>
          <w:b/>
          <w:bCs/>
          <w:sz w:val="24"/>
          <w:szCs w:val="24"/>
        </w:rPr>
        <w:t>SDG 9: Industry, Innovation, and Infrastructure</w:t>
      </w:r>
    </w:p>
    <w:p w14:paraId="2BC85FEF" w14:textId="77777777" w:rsidR="007E4AFA" w:rsidRPr="00F47ED2" w:rsidRDefault="007E4AFA" w:rsidP="003F63E5">
      <w:pPr>
        <w:pStyle w:val="ListParagraph"/>
        <w:numPr>
          <w:ilvl w:val="1"/>
          <w:numId w:val="7"/>
        </w:numPr>
        <w:spacing w:line="360" w:lineRule="auto"/>
        <w:ind w:left="1624"/>
        <w:jc w:val="both"/>
        <w:rPr>
          <w:rFonts w:ascii="Cambria" w:hAnsi="Cambria"/>
          <w:sz w:val="24"/>
          <w:szCs w:val="24"/>
        </w:rPr>
        <w:pPrChange w:id="469" w:author="Muhammad Awais" w:date="2026-04-28T13:22:00Z">
          <w:pPr>
            <w:pStyle w:val="ListParagraph"/>
            <w:numPr>
              <w:ilvl w:val="1"/>
              <w:numId w:val="7"/>
            </w:numPr>
            <w:spacing w:line="360" w:lineRule="auto"/>
            <w:ind w:left="1494" w:hanging="360"/>
          </w:pPr>
        </w:pPrChange>
      </w:pPr>
      <w:r w:rsidRPr="00F47ED2">
        <w:rPr>
          <w:rFonts w:ascii="Cambria" w:hAnsi="Cambria"/>
          <w:sz w:val="24"/>
          <w:szCs w:val="24"/>
        </w:rPr>
        <w:t>We optimizing the digital platforms by reducing data redundancy, reducing errors, optimize resources, and improving efficiency.</w:t>
      </w:r>
    </w:p>
    <w:p w14:paraId="411516E3" w14:textId="77777777" w:rsidR="007E4AFA" w:rsidRPr="00E22DAE" w:rsidRDefault="007E4AFA" w:rsidP="003F63E5">
      <w:pPr>
        <w:pStyle w:val="ListParagraph"/>
        <w:numPr>
          <w:ilvl w:val="0"/>
          <w:numId w:val="7"/>
        </w:numPr>
        <w:spacing w:line="360" w:lineRule="auto"/>
        <w:ind w:left="1057"/>
        <w:jc w:val="both"/>
        <w:rPr>
          <w:rFonts w:ascii="Cambria" w:hAnsi="Cambria"/>
          <w:b/>
          <w:bCs/>
          <w:sz w:val="24"/>
          <w:szCs w:val="24"/>
        </w:rPr>
        <w:pPrChange w:id="470" w:author="Muhammad Awais" w:date="2026-04-28T13:22:00Z">
          <w:pPr>
            <w:pStyle w:val="ListParagraph"/>
            <w:numPr>
              <w:numId w:val="7"/>
            </w:numPr>
            <w:spacing w:line="360" w:lineRule="auto"/>
            <w:ind w:left="927" w:hanging="360"/>
          </w:pPr>
        </w:pPrChange>
      </w:pPr>
      <w:r w:rsidRPr="00E22DAE">
        <w:rPr>
          <w:rFonts w:ascii="Cambria" w:hAnsi="Cambria"/>
          <w:b/>
          <w:bCs/>
          <w:sz w:val="24"/>
          <w:szCs w:val="24"/>
        </w:rPr>
        <w:t xml:space="preserve">SDG 16: Peace, Justice, and Strong Institution </w:t>
      </w:r>
    </w:p>
    <w:p w14:paraId="611BCBBE" w14:textId="77777777" w:rsidR="007E4AFA" w:rsidRDefault="007E4AFA" w:rsidP="003F63E5">
      <w:pPr>
        <w:pStyle w:val="ListParagraph"/>
        <w:numPr>
          <w:ilvl w:val="1"/>
          <w:numId w:val="7"/>
        </w:numPr>
        <w:spacing w:line="360" w:lineRule="auto"/>
        <w:ind w:left="1624"/>
        <w:jc w:val="both"/>
        <w:rPr>
          <w:rFonts w:ascii="Cambria" w:hAnsi="Cambria"/>
          <w:sz w:val="24"/>
          <w:szCs w:val="24"/>
        </w:rPr>
      </w:pPr>
      <w:r w:rsidRPr="00F47ED2">
        <w:rPr>
          <w:rFonts w:ascii="Cambria" w:hAnsi="Cambria"/>
          <w:sz w:val="24"/>
          <w:szCs w:val="24"/>
        </w:rPr>
        <w:t>The security of patient’s data and transparency aligns with SDG 16. Effective and secure management of data and logs details to access data builds trust in the community and prevent misuse of information.</w:t>
      </w:r>
    </w:p>
    <w:p w14:paraId="1282DE74" w14:textId="77777777" w:rsidR="00DA783B" w:rsidRDefault="00DA783B" w:rsidP="00DA783B">
      <w:pPr>
        <w:spacing w:line="360" w:lineRule="auto"/>
        <w:jc w:val="both"/>
        <w:rPr>
          <w:rFonts w:ascii="Cambria" w:hAnsi="Cambria"/>
          <w:sz w:val="24"/>
          <w:szCs w:val="24"/>
        </w:rPr>
      </w:pPr>
    </w:p>
    <w:p w14:paraId="427A3962" w14:textId="77777777" w:rsidR="00DA783B" w:rsidRPr="00DA783B" w:rsidRDefault="00DA783B" w:rsidP="00DA783B">
      <w:pPr>
        <w:spacing w:line="360" w:lineRule="auto"/>
        <w:jc w:val="both"/>
        <w:rPr>
          <w:rFonts w:ascii="Cambria" w:hAnsi="Cambria"/>
          <w:sz w:val="24"/>
          <w:szCs w:val="24"/>
        </w:rPr>
      </w:pPr>
    </w:p>
    <w:p w14:paraId="65729105" w14:textId="77777777" w:rsidR="003F63E5" w:rsidRPr="003F63E5" w:rsidDel="00670B89" w:rsidRDefault="003F63E5" w:rsidP="003F63E5">
      <w:pPr>
        <w:rPr>
          <w:del w:id="471" w:author="Muhammad Awais" w:date="2026-04-28T13:09:00Z"/>
          <w:rFonts w:ascii="Cambria" w:hAnsi="Cambria"/>
          <w:sz w:val="24"/>
          <w:szCs w:val="24"/>
        </w:rPr>
      </w:pPr>
    </w:p>
    <w:p w14:paraId="5313C82F" w14:textId="77777777" w:rsidR="00E22DAE" w:rsidDel="00B4018A" w:rsidRDefault="00E22DAE" w:rsidP="003F63E5">
      <w:pPr>
        <w:rPr>
          <w:del w:id="472" w:author="Muhammad Awais" w:date="2026-04-28T13:09:00Z"/>
        </w:rPr>
        <w:pPrChange w:id="473" w:author="Muhammad Awais" w:date="2026-04-28T13:22:00Z">
          <w:pPr>
            <w:pStyle w:val="ListParagraph"/>
          </w:pPr>
        </w:pPrChange>
      </w:pPr>
    </w:p>
    <w:p w14:paraId="795F1406" w14:textId="77777777" w:rsidR="00E22DAE" w:rsidRPr="003F63E5" w:rsidRDefault="00E22DAE" w:rsidP="003F63E5">
      <w:pPr>
        <w:pPrChange w:id="474" w:author="Muhammad Awais" w:date="2026-04-28T13:22:00Z">
          <w:pPr>
            <w:spacing w:line="360" w:lineRule="auto"/>
          </w:pPr>
        </w:pPrChange>
      </w:pPr>
    </w:p>
    <w:p w14:paraId="02642A98" w14:textId="77777777" w:rsidR="007E4AFA" w:rsidRPr="00E22DAE" w:rsidRDefault="007E4AFA" w:rsidP="003F63E5">
      <w:pPr>
        <w:pStyle w:val="ListParagraph"/>
        <w:numPr>
          <w:ilvl w:val="0"/>
          <w:numId w:val="7"/>
        </w:numPr>
        <w:spacing w:line="360" w:lineRule="auto"/>
        <w:ind w:left="1057"/>
        <w:jc w:val="both"/>
        <w:rPr>
          <w:rFonts w:ascii="Cambria" w:hAnsi="Cambria"/>
          <w:b/>
          <w:bCs/>
          <w:sz w:val="24"/>
          <w:szCs w:val="24"/>
        </w:rPr>
        <w:pPrChange w:id="475" w:author="Muhammad Awais" w:date="2026-04-28T13:22:00Z">
          <w:pPr>
            <w:pStyle w:val="ListParagraph"/>
            <w:numPr>
              <w:numId w:val="7"/>
            </w:numPr>
            <w:spacing w:line="360" w:lineRule="auto"/>
            <w:ind w:left="927" w:hanging="360"/>
          </w:pPr>
        </w:pPrChange>
      </w:pPr>
      <w:r w:rsidRPr="00E22DAE">
        <w:rPr>
          <w:rFonts w:ascii="Cambria" w:hAnsi="Cambria"/>
          <w:b/>
          <w:bCs/>
          <w:sz w:val="24"/>
          <w:szCs w:val="24"/>
        </w:rPr>
        <w:t>SDG 17: Partnerships for the Goals</w:t>
      </w:r>
    </w:p>
    <w:p w14:paraId="07900156" w14:textId="08B142D1" w:rsidR="008663D6" w:rsidRPr="00BA1B16" w:rsidRDefault="007E4AFA" w:rsidP="003F63E5">
      <w:pPr>
        <w:pStyle w:val="ListParagraph"/>
        <w:numPr>
          <w:ilvl w:val="1"/>
          <w:numId w:val="7"/>
        </w:numPr>
        <w:spacing w:line="360" w:lineRule="auto"/>
        <w:ind w:left="1624"/>
        <w:jc w:val="both"/>
        <w:rPr>
          <w:ins w:id="476" w:author="Muhammad Awais" w:date="2026-04-28T13:13:00Z"/>
          <w:rFonts w:ascii="Cambria" w:hAnsi="Cambria"/>
          <w:sz w:val="24"/>
          <w:szCs w:val="24"/>
          <w:rPrChange w:id="477" w:author="Muhammad Awais" w:date="2026-04-28T13:20:00Z">
            <w:rPr>
              <w:ins w:id="478" w:author="Muhammad Awais" w:date="2026-04-28T13:13:00Z"/>
            </w:rPr>
          </w:rPrChange>
        </w:rPr>
        <w:pPrChange w:id="479" w:author="Muhammad Awais" w:date="2026-04-28T13:22:00Z">
          <w:pPr>
            <w:spacing w:line="360" w:lineRule="auto"/>
            <w:ind w:left="850"/>
          </w:pPr>
        </w:pPrChange>
      </w:pPr>
      <w:r w:rsidRPr="00F47ED2">
        <w:rPr>
          <w:rFonts w:ascii="Cambria" w:hAnsi="Cambria"/>
          <w:sz w:val="24"/>
          <w:szCs w:val="24"/>
        </w:rPr>
        <w:t>It strengthens the capability of sharing data within the hospitals and across institutions facilitates to track disease in real time like COVID-19. It also assist</w:t>
      </w:r>
      <w:r w:rsidR="00F47ED2">
        <w:rPr>
          <w:rFonts w:ascii="Cambria" w:hAnsi="Cambria"/>
          <w:sz w:val="24"/>
          <w:szCs w:val="24"/>
        </w:rPr>
        <w:t>s</w:t>
      </w:r>
      <w:r w:rsidRPr="00F47ED2">
        <w:rPr>
          <w:rFonts w:ascii="Cambria" w:hAnsi="Cambria"/>
          <w:sz w:val="24"/>
          <w:szCs w:val="24"/>
        </w:rPr>
        <w:t xml:space="preserve"> researches to discover medicines and other healthcare.</w:t>
      </w:r>
    </w:p>
    <w:p w14:paraId="6242561D" w14:textId="7EB9FF73" w:rsidR="00114EC3" w:rsidRDefault="008663D6" w:rsidP="003F63E5">
      <w:pPr>
        <w:pStyle w:val="Heading2"/>
        <w:spacing w:line="360" w:lineRule="auto"/>
        <w:rPr>
          <w:ins w:id="480" w:author="Muhammad Awais" w:date="2026-04-28T13:25:00Z"/>
        </w:rPr>
      </w:pPr>
      <w:bookmarkStart w:id="481" w:name="_Toc228555947"/>
      <w:ins w:id="482" w:author="Muhammad Awais" w:date="2026-04-28T13:13:00Z">
        <w:r w:rsidRPr="00BA1B16">
          <w:t>Project Description</w:t>
        </w:r>
      </w:ins>
      <w:bookmarkEnd w:id="481"/>
    </w:p>
    <w:tbl>
      <w:tblPr>
        <w:tblStyle w:val="TableGrid"/>
        <w:tblW w:w="10071" w:type="dxa"/>
        <w:jc w:val="center"/>
        <w:tblLayout w:type="fixed"/>
        <w:tblLook w:val="04A0" w:firstRow="1" w:lastRow="0" w:firstColumn="1" w:lastColumn="0" w:noHBand="0" w:noVBand="1"/>
        <w:tblPrChange w:id="483" w:author="Muhammad Awais" w:date="2026-04-28T13:28:00Z">
          <w:tblPr>
            <w:tblStyle w:val="TableGrid"/>
            <w:tblW w:w="10071" w:type="dxa"/>
            <w:jc w:val="center"/>
            <w:tblLayout w:type="fixed"/>
            <w:tblLook w:val="04A0" w:firstRow="1" w:lastRow="0" w:firstColumn="1" w:lastColumn="0" w:noHBand="0" w:noVBand="1"/>
          </w:tblPr>
        </w:tblPrChange>
      </w:tblPr>
      <w:tblGrid>
        <w:gridCol w:w="2575"/>
        <w:gridCol w:w="1673"/>
        <w:gridCol w:w="1276"/>
        <w:gridCol w:w="1288"/>
        <w:gridCol w:w="3259"/>
        <w:tblGridChange w:id="484">
          <w:tblGrid>
            <w:gridCol w:w="2575"/>
            <w:gridCol w:w="1673"/>
            <w:gridCol w:w="149"/>
            <w:gridCol w:w="1127"/>
            <w:gridCol w:w="28"/>
            <w:gridCol w:w="1260"/>
            <w:gridCol w:w="3259"/>
          </w:tblGrid>
        </w:tblGridChange>
      </w:tblGrid>
      <w:tr w:rsidR="00114EC3" w:rsidRPr="00394F9B" w14:paraId="3BA1C366" w14:textId="77777777" w:rsidTr="000D7855">
        <w:trPr>
          <w:jc w:val="center"/>
          <w:ins w:id="485" w:author="Muhammad Awais" w:date="2026-04-28T13:26:00Z"/>
          <w:trPrChange w:id="486" w:author="Muhammad Awais" w:date="2026-04-28T13:28:00Z">
            <w:trPr>
              <w:jc w:val="center"/>
            </w:trPr>
          </w:trPrChange>
        </w:trPr>
        <w:tc>
          <w:tcPr>
            <w:tcW w:w="2575" w:type="dxa"/>
            <w:tcPrChange w:id="487" w:author="Muhammad Awais" w:date="2026-04-28T13:28:00Z">
              <w:tcPr>
                <w:tcW w:w="2575" w:type="dxa"/>
              </w:tcPr>
            </w:tcPrChange>
          </w:tcPr>
          <w:p w14:paraId="02384879" w14:textId="0A6D5D81" w:rsidR="00114EC3" w:rsidRPr="00394F9B" w:rsidRDefault="00114EC3" w:rsidP="003F63E5">
            <w:pPr>
              <w:widowControl w:val="0"/>
              <w:spacing w:after="240" w:line="360" w:lineRule="auto"/>
              <w:jc w:val="center"/>
              <w:rPr>
                <w:ins w:id="488" w:author="Muhammad Awais" w:date="2026-04-28T13:26:00Z"/>
                <w:rFonts w:ascii="Cambria" w:hAnsi="Cambria"/>
              </w:rPr>
              <w:pPrChange w:id="489" w:author="Muhammad Awais" w:date="2026-05-01T19:54:00Z">
                <w:pPr>
                  <w:widowControl w:val="0"/>
                  <w:spacing w:after="240" w:line="360" w:lineRule="auto"/>
                </w:pPr>
              </w:pPrChange>
            </w:pPr>
            <w:ins w:id="490" w:author="Muhammad Awais" w:date="2026-04-28T13:26:00Z">
              <w:r w:rsidRPr="00394F9B">
                <w:rPr>
                  <w:rFonts w:ascii="Cambria" w:hAnsi="Cambria"/>
                  <w:b/>
                  <w:bCs/>
                  <w:sz w:val="24"/>
                  <w:szCs w:val="24"/>
                </w:rPr>
                <w:t>Activity</w:t>
              </w:r>
            </w:ins>
            <w:ins w:id="491" w:author="Muhammad Awais" w:date="2026-05-01T19:54:00Z">
              <w:r w:rsidR="008F7F2F">
                <w:rPr>
                  <w:rFonts w:ascii="Cambria" w:hAnsi="Cambria"/>
                  <w:b/>
                  <w:bCs/>
                  <w:sz w:val="24"/>
                  <w:szCs w:val="24"/>
                </w:rPr>
                <w:t xml:space="preserve"> Performed</w:t>
              </w:r>
            </w:ins>
          </w:p>
        </w:tc>
        <w:tc>
          <w:tcPr>
            <w:tcW w:w="1673" w:type="dxa"/>
            <w:tcPrChange w:id="492" w:author="Muhammad Awais" w:date="2026-04-28T13:28:00Z">
              <w:tcPr>
                <w:tcW w:w="1822" w:type="dxa"/>
                <w:gridSpan w:val="2"/>
              </w:tcPr>
            </w:tcPrChange>
          </w:tcPr>
          <w:p w14:paraId="4440FC89" w14:textId="77777777" w:rsidR="00114EC3" w:rsidRPr="00394F9B" w:rsidRDefault="00114EC3" w:rsidP="003F63E5">
            <w:pPr>
              <w:widowControl w:val="0"/>
              <w:spacing w:after="240" w:line="360" w:lineRule="auto"/>
              <w:jc w:val="center"/>
              <w:rPr>
                <w:ins w:id="493" w:author="Muhammad Awais" w:date="2026-04-28T13:26:00Z"/>
                <w:rFonts w:ascii="Cambria" w:hAnsi="Cambria"/>
              </w:rPr>
              <w:pPrChange w:id="494" w:author="Muhammad Awais" w:date="2026-04-28T13:27:00Z">
                <w:pPr>
                  <w:widowControl w:val="0"/>
                  <w:spacing w:after="240" w:line="360" w:lineRule="auto"/>
                </w:pPr>
              </w:pPrChange>
            </w:pPr>
            <w:ins w:id="495" w:author="Muhammad Awais" w:date="2026-04-28T13:26:00Z">
              <w:r w:rsidRPr="00394F9B">
                <w:rPr>
                  <w:rFonts w:ascii="Cambria" w:hAnsi="Cambria"/>
                  <w:b/>
                  <w:bCs/>
                  <w:sz w:val="24"/>
                  <w:szCs w:val="24"/>
                </w:rPr>
                <w:t>Organization</w:t>
              </w:r>
            </w:ins>
          </w:p>
        </w:tc>
        <w:tc>
          <w:tcPr>
            <w:tcW w:w="1276" w:type="dxa"/>
            <w:tcPrChange w:id="496" w:author="Muhammad Awais" w:date="2026-04-28T13:28:00Z">
              <w:tcPr>
                <w:tcW w:w="1155" w:type="dxa"/>
                <w:gridSpan w:val="2"/>
              </w:tcPr>
            </w:tcPrChange>
          </w:tcPr>
          <w:p w14:paraId="0C24DE8E" w14:textId="3321C5CB" w:rsidR="00114EC3" w:rsidRPr="00394F9B" w:rsidRDefault="00114EC3" w:rsidP="003F63E5">
            <w:pPr>
              <w:widowControl w:val="0"/>
              <w:spacing w:after="240" w:line="360" w:lineRule="auto"/>
              <w:jc w:val="center"/>
              <w:rPr>
                <w:ins w:id="497" w:author="Muhammad Awais" w:date="2026-04-28T13:26:00Z"/>
                <w:rFonts w:ascii="Cambria" w:hAnsi="Cambria"/>
              </w:rPr>
              <w:pPrChange w:id="498" w:author="Muhammad Awais" w:date="2026-04-28T13:27:00Z">
                <w:pPr>
                  <w:widowControl w:val="0"/>
                  <w:spacing w:after="240" w:line="360" w:lineRule="auto"/>
                </w:pPr>
              </w:pPrChange>
            </w:pPr>
            <w:ins w:id="499" w:author="Muhammad Awais" w:date="2026-04-28T13:26:00Z">
              <w:r>
                <w:rPr>
                  <w:rFonts w:ascii="Cambria" w:hAnsi="Cambria"/>
                  <w:b/>
                  <w:bCs/>
                  <w:sz w:val="24"/>
                  <w:szCs w:val="24"/>
                </w:rPr>
                <w:t>Status</w:t>
              </w:r>
            </w:ins>
          </w:p>
        </w:tc>
        <w:tc>
          <w:tcPr>
            <w:tcW w:w="1288" w:type="dxa"/>
            <w:tcPrChange w:id="500" w:author="Muhammad Awais" w:date="2026-04-28T13:28:00Z">
              <w:tcPr>
                <w:tcW w:w="1260" w:type="dxa"/>
              </w:tcPr>
            </w:tcPrChange>
          </w:tcPr>
          <w:p w14:paraId="7D7A9C56" w14:textId="77777777" w:rsidR="00114EC3" w:rsidRPr="00394F9B" w:rsidRDefault="00114EC3" w:rsidP="003F63E5">
            <w:pPr>
              <w:widowControl w:val="0"/>
              <w:spacing w:after="240" w:line="360" w:lineRule="auto"/>
              <w:jc w:val="center"/>
              <w:rPr>
                <w:ins w:id="501" w:author="Muhammad Awais" w:date="2026-04-28T13:26:00Z"/>
                <w:rFonts w:ascii="Cambria" w:hAnsi="Cambria"/>
              </w:rPr>
              <w:pPrChange w:id="502" w:author="Muhammad Awais" w:date="2026-04-28T13:27:00Z">
                <w:pPr>
                  <w:widowControl w:val="0"/>
                  <w:spacing w:after="240" w:line="360" w:lineRule="auto"/>
                </w:pPr>
              </w:pPrChange>
            </w:pPr>
            <w:ins w:id="503" w:author="Muhammad Awais" w:date="2026-04-28T13:26:00Z">
              <w:r w:rsidRPr="00394F9B">
                <w:rPr>
                  <w:rFonts w:ascii="Cambria" w:hAnsi="Cambria"/>
                  <w:b/>
                  <w:bCs/>
                  <w:sz w:val="24"/>
                  <w:szCs w:val="24"/>
                </w:rPr>
                <w:t>Date</w:t>
              </w:r>
            </w:ins>
          </w:p>
        </w:tc>
        <w:tc>
          <w:tcPr>
            <w:tcW w:w="3259" w:type="dxa"/>
            <w:tcPrChange w:id="504" w:author="Muhammad Awais" w:date="2026-04-28T13:28:00Z">
              <w:tcPr>
                <w:tcW w:w="3259" w:type="dxa"/>
              </w:tcPr>
            </w:tcPrChange>
          </w:tcPr>
          <w:p w14:paraId="63CC9CA1" w14:textId="77777777" w:rsidR="00114EC3" w:rsidRPr="00394F9B" w:rsidRDefault="00114EC3" w:rsidP="003F63E5">
            <w:pPr>
              <w:widowControl w:val="0"/>
              <w:spacing w:after="240" w:line="360" w:lineRule="auto"/>
              <w:jc w:val="center"/>
              <w:rPr>
                <w:ins w:id="505" w:author="Muhammad Awais" w:date="2026-04-28T13:26:00Z"/>
                <w:rFonts w:ascii="Cambria" w:hAnsi="Cambria"/>
              </w:rPr>
              <w:pPrChange w:id="506" w:author="Muhammad Awais" w:date="2026-04-28T13:27:00Z">
                <w:pPr>
                  <w:widowControl w:val="0"/>
                  <w:spacing w:after="240" w:line="360" w:lineRule="auto"/>
                </w:pPr>
              </w:pPrChange>
            </w:pPr>
            <w:ins w:id="507" w:author="Muhammad Awais" w:date="2026-04-28T13:26:00Z">
              <w:r w:rsidRPr="00394F9B">
                <w:rPr>
                  <w:rFonts w:ascii="Cambria" w:hAnsi="Cambria"/>
                  <w:b/>
                  <w:bCs/>
                  <w:sz w:val="24"/>
                  <w:szCs w:val="24"/>
                </w:rPr>
                <w:t>Group Members</w:t>
              </w:r>
            </w:ins>
          </w:p>
        </w:tc>
      </w:tr>
      <w:tr w:rsidR="00114EC3" w:rsidRPr="00394F9B" w14:paraId="3F0B88CF" w14:textId="77777777" w:rsidTr="000D7855">
        <w:trPr>
          <w:jc w:val="center"/>
          <w:ins w:id="508" w:author="Muhammad Awais" w:date="2026-04-28T13:26:00Z"/>
          <w:trPrChange w:id="509" w:author="Muhammad Awais" w:date="2026-04-28T13:28:00Z">
            <w:trPr>
              <w:jc w:val="center"/>
            </w:trPr>
          </w:trPrChange>
        </w:trPr>
        <w:tc>
          <w:tcPr>
            <w:tcW w:w="2575" w:type="dxa"/>
            <w:vAlign w:val="center"/>
            <w:tcPrChange w:id="510" w:author="Muhammad Awais" w:date="2026-04-28T13:28:00Z">
              <w:tcPr>
                <w:tcW w:w="2575" w:type="dxa"/>
                <w:vAlign w:val="center"/>
              </w:tcPr>
            </w:tcPrChange>
          </w:tcPr>
          <w:p w14:paraId="47D20402" w14:textId="77777777" w:rsidR="00114EC3" w:rsidRPr="008F7F2F" w:rsidRDefault="00114EC3" w:rsidP="003F63E5">
            <w:pPr>
              <w:spacing w:after="240" w:line="360" w:lineRule="auto"/>
              <w:jc w:val="center"/>
              <w:rPr>
                <w:ins w:id="511" w:author="Muhammad Awais" w:date="2026-04-28T13:26:00Z"/>
                <w:rFonts w:ascii="Cambria" w:eastAsia="Cambria" w:hAnsi="Cambria" w:cs="Cambria"/>
                <w:b/>
                <w:bCs/>
                <w:sz w:val="24"/>
                <w:szCs w:val="24"/>
                <w:rPrChange w:id="512" w:author="Muhammad Awais" w:date="2026-05-01T19:53:00Z">
                  <w:rPr>
                    <w:ins w:id="513" w:author="Muhammad Awais" w:date="2026-04-28T13:26:00Z"/>
                    <w:rFonts w:ascii="Cambria" w:eastAsia="Cambria" w:hAnsi="Cambria" w:cs="Cambria"/>
                    <w:sz w:val="24"/>
                    <w:szCs w:val="24"/>
                  </w:rPr>
                </w:rPrChange>
              </w:rPr>
            </w:pPr>
            <w:ins w:id="514" w:author="Muhammad Awais" w:date="2026-04-28T13:26:00Z">
              <w:r w:rsidRPr="008F7F2F">
                <w:rPr>
                  <w:rFonts w:ascii="Cambria" w:eastAsia="Cambria" w:hAnsi="Cambria" w:cs="Cambria"/>
                  <w:b/>
                  <w:bCs/>
                  <w:sz w:val="24"/>
                  <w:szCs w:val="24"/>
                  <w:rPrChange w:id="515" w:author="Muhammad Awais" w:date="2026-05-01T19:53:00Z">
                    <w:rPr>
                      <w:rFonts w:ascii="Cambria" w:eastAsia="Cambria" w:hAnsi="Cambria" w:cs="Cambria"/>
                      <w:sz w:val="24"/>
                      <w:szCs w:val="24"/>
                    </w:rPr>
                  </w:rPrChange>
                </w:rPr>
                <w:t>Verification of documents</w:t>
              </w:r>
            </w:ins>
          </w:p>
          <w:p w14:paraId="675F1393" w14:textId="5C0AC7CF" w:rsidR="0039578F" w:rsidRPr="0039578F" w:rsidRDefault="0093296D" w:rsidP="003F63E5">
            <w:pPr>
              <w:spacing w:after="240" w:line="360" w:lineRule="auto"/>
              <w:rPr>
                <w:ins w:id="516" w:author="Muhammad Awais" w:date="2026-05-01T19:58:00Z"/>
                <w:rFonts w:ascii="Cambria" w:eastAsia="Cambria" w:hAnsi="Cambria" w:cs="Cambria"/>
                <w:sz w:val="24"/>
                <w:szCs w:val="24"/>
                <w:rPrChange w:id="517" w:author="Muhammad Awais" w:date="2026-05-01T19:58:00Z">
                  <w:rPr>
                    <w:ins w:id="518" w:author="Muhammad Awais" w:date="2026-05-01T19:58:00Z"/>
                    <w:rFonts w:eastAsia="Cambria"/>
                  </w:rPr>
                </w:rPrChange>
              </w:rPr>
            </w:pPr>
            <w:ins w:id="519" w:author="Muhammad Awais" w:date="2026-05-01T19:52:00Z">
              <w:r w:rsidRPr="0039578F">
                <w:rPr>
                  <w:rFonts w:ascii="Cambria" w:eastAsia="Cambria" w:hAnsi="Cambria" w:cs="Cambria"/>
                  <w:sz w:val="24"/>
                  <w:szCs w:val="24"/>
                  <w:rPrChange w:id="520" w:author="Muhammad Awais" w:date="2026-05-01T19:58:00Z">
                    <w:rPr>
                      <w:rFonts w:eastAsia="Cambria"/>
                    </w:rPr>
                  </w:rPrChange>
                </w:rPr>
                <w:t>Ensured attachment of required documents</w:t>
              </w:r>
            </w:ins>
          </w:p>
          <w:p w14:paraId="512CA9EA" w14:textId="049D0446" w:rsidR="00114EC3" w:rsidRPr="0039578F" w:rsidRDefault="0039578F" w:rsidP="003F63E5">
            <w:pPr>
              <w:spacing w:after="240" w:line="360" w:lineRule="auto"/>
              <w:rPr>
                <w:ins w:id="521" w:author="Muhammad Awais" w:date="2026-04-28T13:26:00Z"/>
                <w:rFonts w:ascii="Cambria" w:hAnsi="Cambria"/>
                <w:sz w:val="24"/>
                <w:szCs w:val="24"/>
                <w:rPrChange w:id="522" w:author="Muhammad Awais" w:date="2026-05-01T19:58:00Z">
                  <w:rPr>
                    <w:ins w:id="523" w:author="Muhammad Awais" w:date="2026-04-28T13:26:00Z"/>
                  </w:rPr>
                </w:rPrChange>
              </w:rPr>
              <w:pPrChange w:id="524" w:author="Muhammad Awais" w:date="2026-05-01T19:58:00Z">
                <w:pPr>
                  <w:widowControl w:val="0"/>
                  <w:spacing w:after="240" w:line="276" w:lineRule="auto"/>
                  <w:jc w:val="center"/>
                </w:pPr>
              </w:pPrChange>
            </w:pPr>
            <w:ins w:id="525" w:author="Muhammad Awais" w:date="2026-05-01T19:58:00Z">
              <w:r w:rsidRPr="0039578F">
                <w:rPr>
                  <w:rFonts w:ascii="Cambria" w:eastAsia="Cambria" w:hAnsi="Cambria" w:cs="Cambria"/>
                  <w:sz w:val="24"/>
                  <w:szCs w:val="24"/>
                  <w:rPrChange w:id="526" w:author="Muhammad Awais" w:date="2026-05-01T19:58:00Z">
                    <w:rPr>
                      <w:rFonts w:eastAsia="Cambria"/>
                    </w:rPr>
                  </w:rPrChange>
                </w:rPr>
                <w:t>Performed attestations on documents with missing stamps</w:t>
              </w:r>
            </w:ins>
          </w:p>
        </w:tc>
        <w:tc>
          <w:tcPr>
            <w:tcW w:w="1673" w:type="dxa"/>
            <w:vAlign w:val="center"/>
            <w:tcPrChange w:id="527" w:author="Muhammad Awais" w:date="2026-04-28T13:28:00Z">
              <w:tcPr>
                <w:tcW w:w="1822" w:type="dxa"/>
                <w:gridSpan w:val="2"/>
                <w:vAlign w:val="center"/>
              </w:tcPr>
            </w:tcPrChange>
          </w:tcPr>
          <w:p w14:paraId="397F5072" w14:textId="77777777" w:rsidR="00114EC3" w:rsidRPr="00394F9B" w:rsidRDefault="00114EC3" w:rsidP="003F63E5">
            <w:pPr>
              <w:widowControl w:val="0"/>
              <w:spacing w:after="240" w:line="360" w:lineRule="auto"/>
              <w:jc w:val="center"/>
              <w:rPr>
                <w:ins w:id="528" w:author="Muhammad Awais" w:date="2026-04-28T13:26:00Z"/>
                <w:rFonts w:ascii="Cambria" w:hAnsi="Cambria"/>
                <w:sz w:val="24"/>
                <w:szCs w:val="24"/>
              </w:rPr>
            </w:pPr>
            <w:ins w:id="529" w:author="Muhammad Awais" w:date="2026-04-28T13:26:00Z">
              <w:r w:rsidRPr="00394F9B">
                <w:rPr>
                  <w:rFonts w:ascii="Cambria" w:hAnsi="Cambria"/>
                  <w:sz w:val="24"/>
                  <w:szCs w:val="24"/>
                </w:rPr>
                <w:t>HMC</w:t>
              </w:r>
            </w:ins>
          </w:p>
        </w:tc>
        <w:tc>
          <w:tcPr>
            <w:tcW w:w="1276" w:type="dxa"/>
            <w:vAlign w:val="center"/>
            <w:tcPrChange w:id="530" w:author="Muhammad Awais" w:date="2026-04-28T13:28:00Z">
              <w:tcPr>
                <w:tcW w:w="1155" w:type="dxa"/>
                <w:gridSpan w:val="2"/>
                <w:vAlign w:val="center"/>
              </w:tcPr>
            </w:tcPrChange>
          </w:tcPr>
          <w:p w14:paraId="643E0878" w14:textId="366F8D7B" w:rsidR="00114EC3" w:rsidRPr="00394F9B" w:rsidRDefault="00114EC3" w:rsidP="003F63E5">
            <w:pPr>
              <w:widowControl w:val="0"/>
              <w:spacing w:after="240" w:line="360" w:lineRule="auto"/>
              <w:jc w:val="center"/>
              <w:rPr>
                <w:ins w:id="531" w:author="Muhammad Awais" w:date="2026-04-28T13:26:00Z"/>
                <w:rFonts w:ascii="Cambria" w:hAnsi="Cambria"/>
                <w:sz w:val="24"/>
                <w:szCs w:val="24"/>
              </w:rPr>
            </w:pPr>
            <w:ins w:id="532" w:author="Muhammad Awais" w:date="2026-04-28T13:27:00Z">
              <w:r>
                <w:rPr>
                  <w:rFonts w:ascii="Cambria" w:hAnsi="Cambria"/>
                  <w:sz w:val="24"/>
                  <w:szCs w:val="24"/>
                </w:rPr>
                <w:t>Complete</w:t>
              </w:r>
            </w:ins>
          </w:p>
        </w:tc>
        <w:tc>
          <w:tcPr>
            <w:tcW w:w="1288" w:type="dxa"/>
            <w:vAlign w:val="center"/>
            <w:tcPrChange w:id="533" w:author="Muhammad Awais" w:date="2026-04-28T13:28:00Z">
              <w:tcPr>
                <w:tcW w:w="1260" w:type="dxa"/>
                <w:vAlign w:val="center"/>
              </w:tcPr>
            </w:tcPrChange>
          </w:tcPr>
          <w:p w14:paraId="3AD7C261" w14:textId="559FD895" w:rsidR="00114EC3" w:rsidRPr="00394F9B" w:rsidRDefault="00F5749A" w:rsidP="003F63E5">
            <w:pPr>
              <w:widowControl w:val="0"/>
              <w:spacing w:after="240" w:line="360" w:lineRule="auto"/>
              <w:jc w:val="center"/>
              <w:rPr>
                <w:ins w:id="534" w:author="Muhammad Awais" w:date="2026-04-28T13:26:00Z"/>
                <w:rFonts w:ascii="Cambria" w:hAnsi="Cambria"/>
                <w:sz w:val="24"/>
                <w:szCs w:val="24"/>
              </w:rPr>
            </w:pPr>
            <w:ins w:id="535" w:author="Muhammad Awais" w:date="2026-05-01T19:30:00Z">
              <w:r>
                <w:rPr>
                  <w:rFonts w:ascii="Cambria" w:hAnsi="Cambria"/>
                  <w:sz w:val="24"/>
                  <w:szCs w:val="24"/>
                </w:rPr>
                <w:t>02</w:t>
              </w:r>
            </w:ins>
            <w:ins w:id="536" w:author="Muhammad Awais" w:date="2026-04-28T13:26:00Z">
              <w:r w:rsidR="00114EC3" w:rsidRPr="00394F9B">
                <w:rPr>
                  <w:rFonts w:ascii="Cambria" w:hAnsi="Cambria"/>
                  <w:sz w:val="24"/>
                  <w:szCs w:val="24"/>
                </w:rPr>
                <w:t>-0</w:t>
              </w:r>
            </w:ins>
            <w:ins w:id="537" w:author="Muhammad Awais" w:date="2026-05-01T19:30:00Z">
              <w:r>
                <w:rPr>
                  <w:rFonts w:ascii="Cambria" w:hAnsi="Cambria"/>
                  <w:sz w:val="24"/>
                  <w:szCs w:val="24"/>
                </w:rPr>
                <w:t>3</w:t>
              </w:r>
            </w:ins>
            <w:ins w:id="538" w:author="Muhammad Awais" w:date="2026-04-28T13:26:00Z">
              <w:r w:rsidR="00114EC3" w:rsidRPr="00394F9B">
                <w:rPr>
                  <w:rFonts w:ascii="Cambria" w:hAnsi="Cambria"/>
                  <w:sz w:val="24"/>
                  <w:szCs w:val="24"/>
                </w:rPr>
                <w:t>-26</w:t>
              </w:r>
            </w:ins>
          </w:p>
        </w:tc>
        <w:tc>
          <w:tcPr>
            <w:tcW w:w="3259" w:type="dxa"/>
            <w:vAlign w:val="center"/>
            <w:tcPrChange w:id="539" w:author="Muhammad Awais" w:date="2026-04-28T13:28:00Z">
              <w:tcPr>
                <w:tcW w:w="3259" w:type="dxa"/>
                <w:vAlign w:val="center"/>
              </w:tcPr>
            </w:tcPrChange>
          </w:tcPr>
          <w:p w14:paraId="0248D477" w14:textId="77777777" w:rsidR="00114EC3" w:rsidRPr="00394F9B" w:rsidRDefault="00114EC3" w:rsidP="003F63E5">
            <w:pPr>
              <w:widowControl w:val="0"/>
              <w:spacing w:after="240" w:line="360" w:lineRule="auto"/>
              <w:jc w:val="center"/>
              <w:rPr>
                <w:ins w:id="540" w:author="Muhammad Awais" w:date="2026-04-28T13:26:00Z"/>
                <w:rFonts w:ascii="Cambria" w:hAnsi="Cambria"/>
                <w:sz w:val="24"/>
                <w:szCs w:val="24"/>
              </w:rPr>
            </w:pPr>
            <w:ins w:id="541" w:author="Muhammad Awais" w:date="2026-04-28T13:26:00Z">
              <w:r w:rsidRPr="00394F9B">
                <w:rPr>
                  <w:rFonts w:ascii="Cambria" w:hAnsi="Cambria"/>
                  <w:sz w:val="24"/>
                  <w:szCs w:val="24"/>
                </w:rPr>
                <w:t>Muhammad Awais</w:t>
              </w:r>
            </w:ins>
          </w:p>
        </w:tc>
      </w:tr>
      <w:tr w:rsidR="00114EC3" w:rsidRPr="00394F9B" w14:paraId="5698938E" w14:textId="77777777" w:rsidTr="000D7855">
        <w:trPr>
          <w:jc w:val="center"/>
          <w:ins w:id="542" w:author="Muhammad Awais" w:date="2026-04-28T13:26:00Z"/>
          <w:trPrChange w:id="543" w:author="Muhammad Awais" w:date="2026-04-28T13:28:00Z">
            <w:trPr>
              <w:jc w:val="center"/>
            </w:trPr>
          </w:trPrChange>
        </w:trPr>
        <w:tc>
          <w:tcPr>
            <w:tcW w:w="2575" w:type="dxa"/>
            <w:tcBorders>
              <w:top w:val="nil"/>
            </w:tcBorders>
            <w:vAlign w:val="center"/>
            <w:tcPrChange w:id="544" w:author="Muhammad Awais" w:date="2026-04-28T13:28:00Z">
              <w:tcPr>
                <w:tcW w:w="2575" w:type="dxa"/>
                <w:tcBorders>
                  <w:top w:val="nil"/>
                </w:tcBorders>
                <w:vAlign w:val="center"/>
              </w:tcPr>
            </w:tcPrChange>
          </w:tcPr>
          <w:p w14:paraId="388C5427" w14:textId="77777777" w:rsidR="00114EC3" w:rsidRPr="008F7F2F" w:rsidRDefault="00114EC3" w:rsidP="003F63E5">
            <w:pPr>
              <w:spacing w:after="240" w:line="360" w:lineRule="auto"/>
              <w:jc w:val="center"/>
              <w:rPr>
                <w:ins w:id="545" w:author="Muhammad Awais" w:date="2026-04-28T13:26:00Z"/>
                <w:rFonts w:ascii="Cambria" w:eastAsia="Cambria" w:hAnsi="Cambria" w:cs="Cambria"/>
                <w:b/>
                <w:bCs/>
                <w:sz w:val="24"/>
                <w:szCs w:val="24"/>
                <w:rPrChange w:id="546" w:author="Muhammad Awais" w:date="2026-05-01T19:53:00Z">
                  <w:rPr>
                    <w:ins w:id="547" w:author="Muhammad Awais" w:date="2026-04-28T13:26:00Z"/>
                    <w:rFonts w:ascii="Cambria" w:eastAsia="Cambria" w:hAnsi="Cambria" w:cs="Cambria"/>
                    <w:sz w:val="24"/>
                    <w:szCs w:val="24"/>
                  </w:rPr>
                </w:rPrChange>
              </w:rPr>
            </w:pPr>
            <w:ins w:id="548" w:author="Muhammad Awais" w:date="2026-04-28T13:26:00Z">
              <w:r w:rsidRPr="008F7F2F">
                <w:rPr>
                  <w:rFonts w:ascii="Cambria" w:eastAsia="Cambria" w:hAnsi="Cambria" w:cs="Cambria"/>
                  <w:b/>
                  <w:bCs/>
                  <w:sz w:val="24"/>
                  <w:szCs w:val="24"/>
                  <w:rPrChange w:id="549" w:author="Muhammad Awais" w:date="2026-05-01T19:53:00Z">
                    <w:rPr>
                      <w:rFonts w:ascii="Cambria" w:eastAsia="Cambria" w:hAnsi="Cambria" w:cs="Cambria"/>
                      <w:sz w:val="24"/>
                      <w:szCs w:val="24"/>
                    </w:rPr>
                  </w:rPrChange>
                </w:rPr>
                <w:t>Data Organization</w:t>
              </w:r>
            </w:ins>
          </w:p>
          <w:p w14:paraId="7A853CAC" w14:textId="360E47DC" w:rsidR="00114EC3" w:rsidRDefault="008F7F2F" w:rsidP="003F63E5">
            <w:pPr>
              <w:spacing w:after="240" w:line="360" w:lineRule="auto"/>
              <w:jc w:val="left"/>
              <w:rPr>
                <w:ins w:id="550" w:author="Muhammad Awais" w:date="2026-05-01T19:54:00Z"/>
                <w:rFonts w:ascii="Cambria" w:eastAsia="Cambria" w:hAnsi="Cambria" w:cs="Cambria"/>
                <w:sz w:val="24"/>
                <w:szCs w:val="24"/>
              </w:rPr>
            </w:pPr>
            <w:ins w:id="551" w:author="Muhammad Awais" w:date="2026-05-01T19:53:00Z">
              <w:r>
                <w:rPr>
                  <w:rFonts w:ascii="Cambria" w:eastAsia="Cambria" w:hAnsi="Cambria" w:cs="Cambria"/>
                  <w:sz w:val="24"/>
                  <w:szCs w:val="24"/>
                </w:rPr>
                <w:t>Remov</w:t>
              </w:r>
            </w:ins>
            <w:ins w:id="552" w:author="Muhammad Awais" w:date="2026-05-01T19:54:00Z">
              <w:r>
                <w:rPr>
                  <w:rFonts w:ascii="Cambria" w:eastAsia="Cambria" w:hAnsi="Cambria" w:cs="Cambria"/>
                  <w:sz w:val="24"/>
                  <w:szCs w:val="24"/>
                </w:rPr>
                <w:t>ed</w:t>
              </w:r>
            </w:ins>
            <w:ins w:id="553" w:author="Muhammad Awais" w:date="2026-05-01T19:59:00Z">
              <w:r w:rsidR="0039578F">
                <w:rPr>
                  <w:rFonts w:ascii="Cambria" w:eastAsia="Cambria" w:hAnsi="Cambria" w:cs="Cambria"/>
                  <w:sz w:val="24"/>
                  <w:szCs w:val="24"/>
                </w:rPr>
                <w:t xml:space="preserve"> all the duplicated and discarded </w:t>
              </w:r>
            </w:ins>
            <w:ins w:id="554" w:author="Muhammad Awais" w:date="2026-05-01T19:53:00Z">
              <w:r>
                <w:rPr>
                  <w:rFonts w:ascii="Cambria" w:eastAsia="Cambria" w:hAnsi="Cambria" w:cs="Cambria"/>
                  <w:sz w:val="24"/>
                  <w:szCs w:val="24"/>
                </w:rPr>
                <w:t>documents</w:t>
              </w:r>
            </w:ins>
          </w:p>
          <w:p w14:paraId="647590E3" w14:textId="24A047DD" w:rsidR="00114EC3" w:rsidRPr="00394F9B" w:rsidRDefault="008F7F2F" w:rsidP="003F63E5">
            <w:pPr>
              <w:spacing w:after="240" w:line="360" w:lineRule="auto"/>
              <w:jc w:val="left"/>
              <w:rPr>
                <w:ins w:id="555" w:author="Muhammad Awais" w:date="2026-04-28T13:26:00Z"/>
                <w:rFonts w:ascii="Cambria" w:hAnsi="Cambria"/>
                <w:sz w:val="24"/>
                <w:szCs w:val="24"/>
              </w:rPr>
              <w:pPrChange w:id="556" w:author="Muhammad Awais" w:date="2026-05-01T19:59:00Z">
                <w:pPr>
                  <w:widowControl w:val="0"/>
                  <w:spacing w:after="240" w:line="276" w:lineRule="auto"/>
                  <w:jc w:val="center"/>
                </w:pPr>
              </w:pPrChange>
            </w:pPr>
            <w:ins w:id="557" w:author="Muhammad Awais" w:date="2026-05-01T19:54:00Z">
              <w:r>
                <w:rPr>
                  <w:rFonts w:ascii="Cambria" w:eastAsia="Cambria" w:hAnsi="Cambria" w:cs="Cambria"/>
                  <w:sz w:val="24"/>
                  <w:szCs w:val="24"/>
                </w:rPr>
                <w:t>Reorganized scattered documents in each file</w:t>
              </w:r>
            </w:ins>
          </w:p>
        </w:tc>
        <w:tc>
          <w:tcPr>
            <w:tcW w:w="1673" w:type="dxa"/>
            <w:tcBorders>
              <w:top w:val="nil"/>
            </w:tcBorders>
            <w:vAlign w:val="center"/>
            <w:tcPrChange w:id="558" w:author="Muhammad Awais" w:date="2026-04-28T13:28:00Z">
              <w:tcPr>
                <w:tcW w:w="1822" w:type="dxa"/>
                <w:gridSpan w:val="2"/>
                <w:tcBorders>
                  <w:top w:val="nil"/>
                </w:tcBorders>
                <w:vAlign w:val="center"/>
              </w:tcPr>
            </w:tcPrChange>
          </w:tcPr>
          <w:p w14:paraId="0D443ECB" w14:textId="77777777" w:rsidR="00114EC3" w:rsidRPr="00394F9B" w:rsidRDefault="00114EC3" w:rsidP="003F63E5">
            <w:pPr>
              <w:widowControl w:val="0"/>
              <w:spacing w:after="240" w:line="360" w:lineRule="auto"/>
              <w:jc w:val="center"/>
              <w:rPr>
                <w:ins w:id="559" w:author="Muhammad Awais" w:date="2026-04-28T13:26:00Z"/>
                <w:rFonts w:ascii="Cambria" w:hAnsi="Cambria"/>
                <w:sz w:val="24"/>
                <w:szCs w:val="24"/>
              </w:rPr>
            </w:pPr>
            <w:ins w:id="560" w:author="Muhammad Awais" w:date="2026-04-28T13:26:00Z">
              <w:r w:rsidRPr="00394F9B">
                <w:rPr>
                  <w:rFonts w:ascii="Cambria" w:hAnsi="Cambria"/>
                  <w:sz w:val="24"/>
                  <w:szCs w:val="24"/>
                </w:rPr>
                <w:t>HMC</w:t>
              </w:r>
            </w:ins>
          </w:p>
        </w:tc>
        <w:tc>
          <w:tcPr>
            <w:tcW w:w="1276" w:type="dxa"/>
            <w:tcBorders>
              <w:top w:val="nil"/>
            </w:tcBorders>
            <w:vAlign w:val="center"/>
            <w:tcPrChange w:id="561" w:author="Muhammad Awais" w:date="2026-04-28T13:28:00Z">
              <w:tcPr>
                <w:tcW w:w="1155" w:type="dxa"/>
                <w:gridSpan w:val="2"/>
                <w:tcBorders>
                  <w:top w:val="nil"/>
                </w:tcBorders>
                <w:vAlign w:val="center"/>
              </w:tcPr>
            </w:tcPrChange>
          </w:tcPr>
          <w:p w14:paraId="0E299B8F" w14:textId="124E94E9" w:rsidR="00114EC3" w:rsidRPr="00394F9B" w:rsidRDefault="00114EC3" w:rsidP="003F63E5">
            <w:pPr>
              <w:widowControl w:val="0"/>
              <w:spacing w:after="240" w:line="360" w:lineRule="auto"/>
              <w:jc w:val="center"/>
              <w:rPr>
                <w:ins w:id="562" w:author="Muhammad Awais" w:date="2026-04-28T13:26:00Z"/>
                <w:rFonts w:ascii="Cambria" w:hAnsi="Cambria"/>
                <w:sz w:val="24"/>
                <w:szCs w:val="24"/>
              </w:rPr>
            </w:pPr>
            <w:ins w:id="563" w:author="Muhammad Awais" w:date="2026-04-28T13:27:00Z">
              <w:r>
                <w:rPr>
                  <w:rFonts w:ascii="Cambria" w:hAnsi="Cambria"/>
                  <w:sz w:val="24"/>
                  <w:szCs w:val="24"/>
                </w:rPr>
                <w:t>Complete</w:t>
              </w:r>
            </w:ins>
          </w:p>
        </w:tc>
        <w:tc>
          <w:tcPr>
            <w:tcW w:w="1288" w:type="dxa"/>
            <w:tcBorders>
              <w:top w:val="nil"/>
            </w:tcBorders>
            <w:vAlign w:val="center"/>
            <w:tcPrChange w:id="564" w:author="Muhammad Awais" w:date="2026-04-28T13:28:00Z">
              <w:tcPr>
                <w:tcW w:w="1260" w:type="dxa"/>
                <w:tcBorders>
                  <w:top w:val="nil"/>
                </w:tcBorders>
                <w:vAlign w:val="center"/>
              </w:tcPr>
            </w:tcPrChange>
          </w:tcPr>
          <w:p w14:paraId="6D417E0F" w14:textId="56420CE5" w:rsidR="00114EC3" w:rsidRPr="00394F9B" w:rsidRDefault="00F5749A" w:rsidP="003F63E5">
            <w:pPr>
              <w:widowControl w:val="0"/>
              <w:spacing w:after="240" w:line="360" w:lineRule="auto"/>
              <w:jc w:val="center"/>
              <w:rPr>
                <w:ins w:id="565" w:author="Muhammad Awais" w:date="2026-04-28T13:26:00Z"/>
                <w:rFonts w:ascii="Cambria" w:hAnsi="Cambria"/>
                <w:sz w:val="24"/>
                <w:szCs w:val="24"/>
              </w:rPr>
            </w:pPr>
            <w:ins w:id="566" w:author="Muhammad Awais" w:date="2026-05-01T19:30:00Z">
              <w:r>
                <w:rPr>
                  <w:rFonts w:ascii="Cambria" w:hAnsi="Cambria"/>
                  <w:sz w:val="24"/>
                  <w:szCs w:val="24"/>
                </w:rPr>
                <w:t>02</w:t>
              </w:r>
            </w:ins>
            <w:ins w:id="567" w:author="Muhammad Awais" w:date="2026-04-28T13:26:00Z">
              <w:r w:rsidR="00114EC3" w:rsidRPr="00394F9B">
                <w:rPr>
                  <w:rFonts w:ascii="Cambria" w:hAnsi="Cambria"/>
                  <w:sz w:val="24"/>
                  <w:szCs w:val="24"/>
                </w:rPr>
                <w:t>-0</w:t>
              </w:r>
            </w:ins>
            <w:ins w:id="568" w:author="Muhammad Awais" w:date="2026-05-01T19:30:00Z">
              <w:r>
                <w:rPr>
                  <w:rFonts w:ascii="Cambria" w:hAnsi="Cambria"/>
                  <w:sz w:val="24"/>
                  <w:szCs w:val="24"/>
                </w:rPr>
                <w:t>3</w:t>
              </w:r>
            </w:ins>
            <w:ins w:id="569" w:author="Muhammad Awais" w:date="2026-04-28T13:26:00Z">
              <w:r w:rsidR="00114EC3" w:rsidRPr="00394F9B">
                <w:rPr>
                  <w:rFonts w:ascii="Cambria" w:hAnsi="Cambria"/>
                  <w:sz w:val="24"/>
                  <w:szCs w:val="24"/>
                </w:rPr>
                <w:t>-26</w:t>
              </w:r>
            </w:ins>
          </w:p>
        </w:tc>
        <w:tc>
          <w:tcPr>
            <w:tcW w:w="3259" w:type="dxa"/>
            <w:tcBorders>
              <w:top w:val="nil"/>
            </w:tcBorders>
            <w:vAlign w:val="center"/>
            <w:tcPrChange w:id="570" w:author="Muhammad Awais" w:date="2026-04-28T13:28:00Z">
              <w:tcPr>
                <w:tcW w:w="3259" w:type="dxa"/>
                <w:tcBorders>
                  <w:top w:val="nil"/>
                </w:tcBorders>
                <w:vAlign w:val="center"/>
              </w:tcPr>
            </w:tcPrChange>
          </w:tcPr>
          <w:p w14:paraId="048DFFBC" w14:textId="77777777" w:rsidR="00114EC3" w:rsidRPr="00394F9B" w:rsidRDefault="00114EC3" w:rsidP="003F63E5">
            <w:pPr>
              <w:widowControl w:val="0"/>
              <w:spacing w:after="240" w:line="360" w:lineRule="auto"/>
              <w:jc w:val="center"/>
              <w:rPr>
                <w:ins w:id="571" w:author="Muhammad Awais" w:date="2026-04-28T13:26:00Z"/>
                <w:rFonts w:ascii="Cambria" w:hAnsi="Cambria"/>
                <w:sz w:val="24"/>
                <w:szCs w:val="24"/>
              </w:rPr>
            </w:pPr>
            <w:ins w:id="572" w:author="Muhammad Awais" w:date="2026-04-28T13:26:00Z">
              <w:r w:rsidRPr="00394F9B">
                <w:rPr>
                  <w:rFonts w:ascii="Cambria" w:hAnsi="Cambria"/>
                  <w:sz w:val="24"/>
                  <w:szCs w:val="24"/>
                </w:rPr>
                <w:t>Syed Shayan Rizvi</w:t>
              </w:r>
            </w:ins>
          </w:p>
        </w:tc>
      </w:tr>
      <w:tr w:rsidR="00114EC3" w:rsidRPr="00394F9B" w14:paraId="4B85506C" w14:textId="77777777" w:rsidTr="000D7855">
        <w:trPr>
          <w:trHeight w:val="117"/>
          <w:jc w:val="center"/>
          <w:ins w:id="573" w:author="Muhammad Awais" w:date="2026-04-28T13:26:00Z"/>
          <w:trPrChange w:id="574" w:author="Muhammad Awais" w:date="2026-04-28T13:28:00Z">
            <w:trPr>
              <w:trHeight w:val="117"/>
              <w:jc w:val="center"/>
            </w:trPr>
          </w:trPrChange>
        </w:trPr>
        <w:tc>
          <w:tcPr>
            <w:tcW w:w="2575" w:type="dxa"/>
            <w:vAlign w:val="center"/>
            <w:tcPrChange w:id="575" w:author="Muhammad Awais" w:date="2026-04-28T13:28:00Z">
              <w:tcPr>
                <w:tcW w:w="2575" w:type="dxa"/>
                <w:vAlign w:val="center"/>
              </w:tcPr>
            </w:tcPrChange>
          </w:tcPr>
          <w:p w14:paraId="36619AA2" w14:textId="77777777" w:rsidR="00114EC3" w:rsidRPr="008F7F2F" w:rsidRDefault="00114EC3" w:rsidP="003F63E5">
            <w:pPr>
              <w:spacing w:after="240" w:line="360" w:lineRule="auto"/>
              <w:jc w:val="center"/>
              <w:rPr>
                <w:ins w:id="576" w:author="Muhammad Awais" w:date="2026-04-28T13:26:00Z"/>
                <w:rFonts w:ascii="Cambria" w:eastAsia="Cambria" w:hAnsi="Cambria" w:cs="Cambria"/>
                <w:b/>
                <w:bCs/>
                <w:sz w:val="24"/>
                <w:szCs w:val="24"/>
                <w:rPrChange w:id="577" w:author="Muhammad Awais" w:date="2026-05-01T19:55:00Z">
                  <w:rPr>
                    <w:ins w:id="578" w:author="Muhammad Awais" w:date="2026-04-28T13:26:00Z"/>
                    <w:rFonts w:ascii="Cambria" w:eastAsia="Cambria" w:hAnsi="Cambria" w:cs="Cambria"/>
                    <w:sz w:val="24"/>
                    <w:szCs w:val="24"/>
                  </w:rPr>
                </w:rPrChange>
              </w:rPr>
            </w:pPr>
            <w:ins w:id="579" w:author="Muhammad Awais" w:date="2026-04-28T13:26:00Z">
              <w:r w:rsidRPr="008F7F2F">
                <w:rPr>
                  <w:rFonts w:ascii="Cambria" w:eastAsia="Cambria" w:hAnsi="Cambria" w:cs="Cambria"/>
                  <w:b/>
                  <w:bCs/>
                  <w:sz w:val="24"/>
                  <w:szCs w:val="24"/>
                  <w:rPrChange w:id="580" w:author="Muhammad Awais" w:date="2026-05-01T19:55:00Z">
                    <w:rPr>
                      <w:rFonts w:ascii="Cambria" w:eastAsia="Cambria" w:hAnsi="Cambria" w:cs="Cambria"/>
                      <w:sz w:val="24"/>
                      <w:szCs w:val="24"/>
                    </w:rPr>
                  </w:rPrChange>
                </w:rPr>
                <w:t>Scanning organized files</w:t>
              </w:r>
            </w:ins>
          </w:p>
          <w:p w14:paraId="4B42E4C1" w14:textId="33F19FD6" w:rsidR="00114EC3" w:rsidRDefault="008F7F2F" w:rsidP="003F63E5">
            <w:pPr>
              <w:spacing w:after="240" w:line="360" w:lineRule="auto"/>
              <w:jc w:val="left"/>
              <w:rPr>
                <w:ins w:id="581" w:author="Muhammad Awais" w:date="2026-05-01T20:00:00Z"/>
                <w:rFonts w:ascii="Cambria" w:eastAsia="Cambria" w:hAnsi="Cambria" w:cs="Cambria"/>
                <w:sz w:val="24"/>
                <w:szCs w:val="24"/>
              </w:rPr>
            </w:pPr>
            <w:ins w:id="582" w:author="Muhammad Awais" w:date="2026-05-01T19:55:00Z">
              <w:r>
                <w:rPr>
                  <w:rFonts w:ascii="Cambria" w:eastAsia="Cambria" w:hAnsi="Cambria" w:cs="Cambria"/>
                  <w:sz w:val="24"/>
                  <w:szCs w:val="24"/>
                </w:rPr>
                <w:t>Used Multifunctional Scanner to digitize physical files</w:t>
              </w:r>
            </w:ins>
          </w:p>
          <w:p w14:paraId="59760FD8" w14:textId="5AC5A4BC" w:rsidR="0039578F" w:rsidRPr="00394F9B" w:rsidRDefault="0039578F" w:rsidP="003F63E5">
            <w:pPr>
              <w:spacing w:after="240" w:line="360" w:lineRule="auto"/>
              <w:rPr>
                <w:ins w:id="583" w:author="Muhammad Awais" w:date="2026-04-28T13:26:00Z"/>
                <w:rFonts w:ascii="Cambria" w:hAnsi="Cambria"/>
                <w:sz w:val="24"/>
                <w:szCs w:val="24"/>
              </w:rPr>
            </w:pPr>
            <w:ins w:id="584" w:author="Muhammad Awais" w:date="2026-05-01T20:00:00Z">
              <w:r>
                <w:rPr>
                  <w:rFonts w:ascii="Cambria" w:eastAsia="Cambria" w:hAnsi="Cambria" w:cs="Cambria"/>
                  <w:sz w:val="24"/>
                  <w:szCs w:val="24"/>
                </w:rPr>
                <w:t xml:space="preserve">Removed unscannable files </w:t>
              </w:r>
            </w:ins>
            <w:ins w:id="585" w:author="Muhammad Awais" w:date="2026-05-01T20:01:00Z">
              <w:r>
                <w:rPr>
                  <w:rFonts w:ascii="Cambria" w:eastAsia="Cambria" w:hAnsi="Cambria" w:cs="Cambria"/>
                  <w:sz w:val="24"/>
                  <w:szCs w:val="24"/>
                </w:rPr>
                <w:t>to ensure data quality</w:t>
              </w:r>
            </w:ins>
          </w:p>
        </w:tc>
        <w:tc>
          <w:tcPr>
            <w:tcW w:w="1673" w:type="dxa"/>
            <w:vAlign w:val="center"/>
            <w:tcPrChange w:id="586" w:author="Muhammad Awais" w:date="2026-04-28T13:28:00Z">
              <w:tcPr>
                <w:tcW w:w="1822" w:type="dxa"/>
                <w:gridSpan w:val="2"/>
                <w:vAlign w:val="center"/>
              </w:tcPr>
            </w:tcPrChange>
          </w:tcPr>
          <w:p w14:paraId="214AA6E4" w14:textId="77777777" w:rsidR="00114EC3" w:rsidRPr="00394F9B" w:rsidRDefault="00114EC3" w:rsidP="003F63E5">
            <w:pPr>
              <w:widowControl w:val="0"/>
              <w:spacing w:after="240" w:line="360" w:lineRule="auto"/>
              <w:jc w:val="center"/>
              <w:rPr>
                <w:ins w:id="587" w:author="Muhammad Awais" w:date="2026-04-28T13:26:00Z"/>
                <w:rFonts w:ascii="Cambria" w:hAnsi="Cambria"/>
                <w:sz w:val="24"/>
                <w:szCs w:val="24"/>
              </w:rPr>
            </w:pPr>
            <w:ins w:id="588" w:author="Muhammad Awais" w:date="2026-04-28T13:26:00Z">
              <w:r w:rsidRPr="00394F9B">
                <w:rPr>
                  <w:rFonts w:ascii="Cambria" w:hAnsi="Cambria"/>
                  <w:sz w:val="24"/>
                  <w:szCs w:val="24"/>
                </w:rPr>
                <w:t>HMC</w:t>
              </w:r>
            </w:ins>
          </w:p>
        </w:tc>
        <w:tc>
          <w:tcPr>
            <w:tcW w:w="1276" w:type="dxa"/>
            <w:vAlign w:val="center"/>
            <w:tcPrChange w:id="589" w:author="Muhammad Awais" w:date="2026-04-28T13:28:00Z">
              <w:tcPr>
                <w:tcW w:w="1155" w:type="dxa"/>
                <w:gridSpan w:val="2"/>
                <w:vAlign w:val="center"/>
              </w:tcPr>
            </w:tcPrChange>
          </w:tcPr>
          <w:p w14:paraId="47F12F00" w14:textId="1BA7FD84" w:rsidR="00114EC3" w:rsidRPr="00394F9B" w:rsidRDefault="00114EC3" w:rsidP="003F63E5">
            <w:pPr>
              <w:widowControl w:val="0"/>
              <w:spacing w:after="240" w:line="360" w:lineRule="auto"/>
              <w:jc w:val="center"/>
              <w:rPr>
                <w:ins w:id="590" w:author="Muhammad Awais" w:date="2026-04-28T13:26:00Z"/>
                <w:rFonts w:ascii="Cambria" w:hAnsi="Cambria"/>
                <w:sz w:val="24"/>
                <w:szCs w:val="24"/>
              </w:rPr>
            </w:pPr>
            <w:ins w:id="591" w:author="Muhammad Awais" w:date="2026-04-28T13:27:00Z">
              <w:r>
                <w:rPr>
                  <w:rFonts w:ascii="Cambria" w:hAnsi="Cambria"/>
                  <w:sz w:val="24"/>
                  <w:szCs w:val="24"/>
                </w:rPr>
                <w:t>Complete</w:t>
              </w:r>
            </w:ins>
          </w:p>
        </w:tc>
        <w:tc>
          <w:tcPr>
            <w:tcW w:w="1288" w:type="dxa"/>
            <w:vAlign w:val="center"/>
            <w:tcPrChange w:id="592" w:author="Muhammad Awais" w:date="2026-04-28T13:28:00Z">
              <w:tcPr>
                <w:tcW w:w="1260" w:type="dxa"/>
                <w:vAlign w:val="center"/>
              </w:tcPr>
            </w:tcPrChange>
          </w:tcPr>
          <w:p w14:paraId="0AA4F95B" w14:textId="3EE3840C" w:rsidR="00114EC3" w:rsidRPr="00394F9B" w:rsidRDefault="00F5749A" w:rsidP="003F63E5">
            <w:pPr>
              <w:widowControl w:val="0"/>
              <w:spacing w:after="240" w:line="360" w:lineRule="auto"/>
              <w:jc w:val="center"/>
              <w:rPr>
                <w:ins w:id="593" w:author="Muhammad Awais" w:date="2026-04-28T13:26:00Z"/>
                <w:rFonts w:ascii="Cambria" w:hAnsi="Cambria"/>
                <w:sz w:val="24"/>
                <w:szCs w:val="24"/>
              </w:rPr>
            </w:pPr>
            <w:ins w:id="594" w:author="Muhammad Awais" w:date="2026-05-01T19:30:00Z">
              <w:r>
                <w:rPr>
                  <w:rFonts w:ascii="Cambria" w:hAnsi="Cambria"/>
                  <w:sz w:val="24"/>
                  <w:szCs w:val="24"/>
                </w:rPr>
                <w:t>02</w:t>
              </w:r>
            </w:ins>
            <w:ins w:id="595" w:author="Muhammad Awais" w:date="2026-04-28T13:26:00Z">
              <w:r w:rsidR="00114EC3" w:rsidRPr="00394F9B">
                <w:rPr>
                  <w:rFonts w:ascii="Cambria" w:hAnsi="Cambria"/>
                  <w:sz w:val="24"/>
                  <w:szCs w:val="24"/>
                </w:rPr>
                <w:t>-0</w:t>
              </w:r>
            </w:ins>
            <w:ins w:id="596" w:author="Muhammad Awais" w:date="2026-05-01T19:30:00Z">
              <w:r>
                <w:rPr>
                  <w:rFonts w:ascii="Cambria" w:hAnsi="Cambria"/>
                  <w:sz w:val="24"/>
                  <w:szCs w:val="24"/>
                </w:rPr>
                <w:t>3</w:t>
              </w:r>
            </w:ins>
            <w:ins w:id="597" w:author="Muhammad Awais" w:date="2026-04-28T13:26:00Z">
              <w:r w:rsidR="00114EC3" w:rsidRPr="00394F9B">
                <w:rPr>
                  <w:rFonts w:ascii="Cambria" w:hAnsi="Cambria"/>
                  <w:sz w:val="24"/>
                  <w:szCs w:val="24"/>
                </w:rPr>
                <w:t>-26</w:t>
              </w:r>
            </w:ins>
          </w:p>
        </w:tc>
        <w:tc>
          <w:tcPr>
            <w:tcW w:w="3259" w:type="dxa"/>
            <w:vAlign w:val="center"/>
            <w:tcPrChange w:id="598" w:author="Muhammad Awais" w:date="2026-04-28T13:28:00Z">
              <w:tcPr>
                <w:tcW w:w="3259" w:type="dxa"/>
                <w:vAlign w:val="center"/>
              </w:tcPr>
            </w:tcPrChange>
          </w:tcPr>
          <w:p w14:paraId="75FED02D" w14:textId="77777777" w:rsidR="00114EC3" w:rsidRPr="00394F9B" w:rsidRDefault="00114EC3" w:rsidP="003F63E5">
            <w:pPr>
              <w:widowControl w:val="0"/>
              <w:spacing w:after="240" w:line="360" w:lineRule="auto"/>
              <w:jc w:val="center"/>
              <w:rPr>
                <w:ins w:id="599" w:author="Muhammad Awais" w:date="2026-04-28T13:26:00Z"/>
                <w:rFonts w:ascii="Cambria" w:hAnsi="Cambria"/>
                <w:sz w:val="24"/>
                <w:szCs w:val="24"/>
              </w:rPr>
            </w:pPr>
            <w:ins w:id="600" w:author="Muhammad Awais" w:date="2026-04-28T13:26:00Z">
              <w:r w:rsidRPr="00394F9B">
                <w:rPr>
                  <w:rFonts w:ascii="Cambria" w:hAnsi="Cambria"/>
                  <w:sz w:val="24"/>
                  <w:szCs w:val="24"/>
                </w:rPr>
                <w:t>Syeda Areej E Fatima</w:t>
              </w:r>
            </w:ins>
          </w:p>
        </w:tc>
      </w:tr>
      <w:tr w:rsidR="00114EC3" w:rsidRPr="00394F9B" w14:paraId="2A4553CA" w14:textId="77777777" w:rsidTr="000D7855">
        <w:trPr>
          <w:jc w:val="center"/>
          <w:ins w:id="601" w:author="Muhammad Awais" w:date="2026-04-28T13:26:00Z"/>
          <w:trPrChange w:id="602" w:author="Muhammad Awais" w:date="2026-04-28T13:28:00Z">
            <w:trPr>
              <w:jc w:val="center"/>
            </w:trPr>
          </w:trPrChange>
        </w:trPr>
        <w:tc>
          <w:tcPr>
            <w:tcW w:w="2575" w:type="dxa"/>
            <w:vAlign w:val="center"/>
            <w:tcPrChange w:id="603" w:author="Muhammad Awais" w:date="2026-04-28T13:28:00Z">
              <w:tcPr>
                <w:tcW w:w="2575" w:type="dxa"/>
                <w:vAlign w:val="center"/>
              </w:tcPr>
            </w:tcPrChange>
          </w:tcPr>
          <w:p w14:paraId="546B25A9" w14:textId="77777777" w:rsidR="00114EC3" w:rsidRPr="008F7F2F" w:rsidRDefault="00114EC3" w:rsidP="003F63E5">
            <w:pPr>
              <w:spacing w:after="240" w:line="360" w:lineRule="auto"/>
              <w:jc w:val="center"/>
              <w:rPr>
                <w:ins w:id="604" w:author="Muhammad Awais" w:date="2026-04-28T13:26:00Z"/>
                <w:rFonts w:ascii="Cambria" w:hAnsi="Cambria"/>
                <w:b/>
                <w:bCs/>
                <w:sz w:val="24"/>
                <w:szCs w:val="24"/>
                <w:rPrChange w:id="605" w:author="Muhammad Awais" w:date="2026-05-01T19:55:00Z">
                  <w:rPr>
                    <w:ins w:id="606" w:author="Muhammad Awais" w:date="2026-04-28T13:26:00Z"/>
                    <w:rFonts w:ascii="Cambria" w:hAnsi="Cambria"/>
                    <w:sz w:val="24"/>
                    <w:szCs w:val="24"/>
                  </w:rPr>
                </w:rPrChange>
              </w:rPr>
            </w:pPr>
            <w:ins w:id="607" w:author="Muhammad Awais" w:date="2026-04-28T13:26:00Z">
              <w:r w:rsidRPr="008F7F2F">
                <w:rPr>
                  <w:rFonts w:ascii="Cambria" w:eastAsia="Cambria" w:hAnsi="Cambria" w:cs="Cambria"/>
                  <w:b/>
                  <w:bCs/>
                  <w:sz w:val="24"/>
                  <w:szCs w:val="24"/>
                  <w:rPrChange w:id="608" w:author="Muhammad Awais" w:date="2026-05-01T19:55:00Z">
                    <w:rPr>
                      <w:rFonts w:ascii="Cambria" w:eastAsia="Cambria" w:hAnsi="Cambria" w:cs="Cambria"/>
                      <w:sz w:val="24"/>
                      <w:szCs w:val="24"/>
                    </w:rPr>
                  </w:rPrChange>
                </w:rPr>
                <w:lastRenderedPageBreak/>
                <w:t>Uploading digital files</w:t>
              </w:r>
            </w:ins>
          </w:p>
          <w:p w14:paraId="21D0C16D" w14:textId="54E39A56" w:rsidR="0039578F" w:rsidRPr="0039578F" w:rsidRDefault="008F7F2F" w:rsidP="003F63E5">
            <w:pPr>
              <w:spacing w:after="240" w:line="360" w:lineRule="auto"/>
              <w:rPr>
                <w:ins w:id="609" w:author="Muhammad Awais" w:date="2026-04-28T13:26:00Z"/>
                <w:rFonts w:ascii="Cambria" w:eastAsia="Cambria" w:hAnsi="Cambria" w:cs="Cambria"/>
                <w:sz w:val="24"/>
                <w:szCs w:val="24"/>
                <w:rPrChange w:id="610" w:author="Muhammad Awais" w:date="2026-05-01T20:01:00Z">
                  <w:rPr>
                    <w:ins w:id="611" w:author="Muhammad Awais" w:date="2026-04-28T13:26:00Z"/>
                    <w:rFonts w:ascii="Cambria" w:hAnsi="Cambria"/>
                    <w:sz w:val="24"/>
                    <w:szCs w:val="24"/>
                  </w:rPr>
                </w:rPrChange>
              </w:rPr>
              <w:pPrChange w:id="612" w:author="Muhammad Awais" w:date="2026-05-01T20:01:00Z">
                <w:pPr>
                  <w:widowControl w:val="0"/>
                  <w:spacing w:after="240" w:line="276" w:lineRule="auto"/>
                  <w:jc w:val="center"/>
                </w:pPr>
              </w:pPrChange>
            </w:pPr>
            <w:ins w:id="613" w:author="Muhammad Awais" w:date="2026-05-01T19:56:00Z">
              <w:r>
                <w:rPr>
                  <w:rFonts w:ascii="Cambria" w:eastAsia="Cambria" w:hAnsi="Cambria" w:cs="Cambria"/>
                  <w:sz w:val="24"/>
                  <w:szCs w:val="24"/>
                </w:rPr>
                <w:t xml:space="preserve">Assigned unique IDs to each patient’s data on hospital’s </w:t>
              </w:r>
            </w:ins>
            <w:ins w:id="614" w:author="Muhammad Awais" w:date="2026-05-01T19:57:00Z">
              <w:r>
                <w:rPr>
                  <w:rFonts w:ascii="Cambria" w:eastAsia="Cambria" w:hAnsi="Cambria" w:cs="Cambria"/>
                  <w:sz w:val="24"/>
                  <w:szCs w:val="24"/>
                </w:rPr>
                <w:t>server</w:t>
              </w:r>
            </w:ins>
          </w:p>
        </w:tc>
        <w:tc>
          <w:tcPr>
            <w:tcW w:w="1673" w:type="dxa"/>
            <w:vAlign w:val="center"/>
            <w:tcPrChange w:id="615" w:author="Muhammad Awais" w:date="2026-04-28T13:28:00Z">
              <w:tcPr>
                <w:tcW w:w="1822" w:type="dxa"/>
                <w:gridSpan w:val="2"/>
                <w:vAlign w:val="center"/>
              </w:tcPr>
            </w:tcPrChange>
          </w:tcPr>
          <w:p w14:paraId="60993309" w14:textId="77777777" w:rsidR="00114EC3" w:rsidRPr="00394F9B" w:rsidRDefault="00114EC3" w:rsidP="003F63E5">
            <w:pPr>
              <w:widowControl w:val="0"/>
              <w:spacing w:after="240" w:line="360" w:lineRule="auto"/>
              <w:jc w:val="center"/>
              <w:rPr>
                <w:ins w:id="616" w:author="Muhammad Awais" w:date="2026-04-28T13:26:00Z"/>
                <w:rFonts w:ascii="Cambria" w:hAnsi="Cambria"/>
                <w:sz w:val="24"/>
                <w:szCs w:val="24"/>
              </w:rPr>
            </w:pPr>
            <w:ins w:id="617" w:author="Muhammad Awais" w:date="2026-04-28T13:26:00Z">
              <w:r w:rsidRPr="00394F9B">
                <w:rPr>
                  <w:rFonts w:ascii="Cambria" w:hAnsi="Cambria"/>
                  <w:sz w:val="24"/>
                  <w:szCs w:val="24"/>
                </w:rPr>
                <w:t>HMC</w:t>
              </w:r>
            </w:ins>
          </w:p>
        </w:tc>
        <w:tc>
          <w:tcPr>
            <w:tcW w:w="1276" w:type="dxa"/>
            <w:vAlign w:val="center"/>
            <w:tcPrChange w:id="618" w:author="Muhammad Awais" w:date="2026-04-28T13:28:00Z">
              <w:tcPr>
                <w:tcW w:w="1155" w:type="dxa"/>
                <w:gridSpan w:val="2"/>
                <w:vAlign w:val="center"/>
              </w:tcPr>
            </w:tcPrChange>
          </w:tcPr>
          <w:p w14:paraId="7047C233" w14:textId="04546115" w:rsidR="00114EC3" w:rsidRPr="00394F9B" w:rsidRDefault="00114EC3" w:rsidP="003F63E5">
            <w:pPr>
              <w:widowControl w:val="0"/>
              <w:spacing w:after="240" w:line="360" w:lineRule="auto"/>
              <w:jc w:val="center"/>
              <w:rPr>
                <w:ins w:id="619" w:author="Muhammad Awais" w:date="2026-04-28T13:26:00Z"/>
                <w:rFonts w:ascii="Cambria" w:hAnsi="Cambria"/>
                <w:sz w:val="24"/>
                <w:szCs w:val="24"/>
              </w:rPr>
            </w:pPr>
            <w:ins w:id="620" w:author="Muhammad Awais" w:date="2026-04-28T13:27:00Z">
              <w:r>
                <w:rPr>
                  <w:rFonts w:ascii="Cambria" w:hAnsi="Cambria"/>
                  <w:sz w:val="24"/>
                  <w:szCs w:val="24"/>
                </w:rPr>
                <w:t>Complete</w:t>
              </w:r>
            </w:ins>
          </w:p>
        </w:tc>
        <w:tc>
          <w:tcPr>
            <w:tcW w:w="1288" w:type="dxa"/>
            <w:vAlign w:val="center"/>
            <w:tcPrChange w:id="621" w:author="Muhammad Awais" w:date="2026-04-28T13:28:00Z">
              <w:tcPr>
                <w:tcW w:w="1260" w:type="dxa"/>
                <w:vAlign w:val="center"/>
              </w:tcPr>
            </w:tcPrChange>
          </w:tcPr>
          <w:p w14:paraId="0BF207E1" w14:textId="6454677F" w:rsidR="00114EC3" w:rsidRPr="00394F9B" w:rsidRDefault="00F5749A" w:rsidP="003F63E5">
            <w:pPr>
              <w:widowControl w:val="0"/>
              <w:spacing w:after="240" w:line="360" w:lineRule="auto"/>
              <w:jc w:val="center"/>
              <w:rPr>
                <w:ins w:id="622" w:author="Muhammad Awais" w:date="2026-04-28T13:26:00Z"/>
                <w:rFonts w:ascii="Cambria" w:hAnsi="Cambria"/>
                <w:sz w:val="24"/>
                <w:szCs w:val="24"/>
              </w:rPr>
            </w:pPr>
            <w:ins w:id="623" w:author="Muhammad Awais" w:date="2026-05-01T19:30:00Z">
              <w:r>
                <w:rPr>
                  <w:rFonts w:ascii="Cambria" w:hAnsi="Cambria"/>
                  <w:sz w:val="24"/>
                  <w:szCs w:val="24"/>
                </w:rPr>
                <w:t>0</w:t>
              </w:r>
            </w:ins>
            <w:ins w:id="624" w:author="Muhammad Awais" w:date="2026-04-28T13:26:00Z">
              <w:r w:rsidR="00114EC3" w:rsidRPr="00394F9B">
                <w:rPr>
                  <w:rFonts w:ascii="Cambria" w:hAnsi="Cambria"/>
                  <w:sz w:val="24"/>
                  <w:szCs w:val="24"/>
                </w:rPr>
                <w:t>2-0</w:t>
              </w:r>
            </w:ins>
            <w:ins w:id="625" w:author="Muhammad Awais" w:date="2026-05-01T19:30:00Z">
              <w:r>
                <w:rPr>
                  <w:rFonts w:ascii="Cambria" w:hAnsi="Cambria"/>
                  <w:sz w:val="24"/>
                  <w:szCs w:val="24"/>
                </w:rPr>
                <w:t>3</w:t>
              </w:r>
            </w:ins>
            <w:ins w:id="626" w:author="Muhammad Awais" w:date="2026-04-28T13:26:00Z">
              <w:r w:rsidR="00114EC3" w:rsidRPr="00394F9B">
                <w:rPr>
                  <w:rFonts w:ascii="Cambria" w:hAnsi="Cambria"/>
                  <w:sz w:val="24"/>
                  <w:szCs w:val="24"/>
                </w:rPr>
                <w:t>-26</w:t>
              </w:r>
            </w:ins>
          </w:p>
        </w:tc>
        <w:tc>
          <w:tcPr>
            <w:tcW w:w="3259" w:type="dxa"/>
            <w:vAlign w:val="center"/>
            <w:tcPrChange w:id="627" w:author="Muhammad Awais" w:date="2026-04-28T13:28:00Z">
              <w:tcPr>
                <w:tcW w:w="3259" w:type="dxa"/>
                <w:vAlign w:val="center"/>
              </w:tcPr>
            </w:tcPrChange>
          </w:tcPr>
          <w:p w14:paraId="5F250533" w14:textId="77777777" w:rsidR="00114EC3" w:rsidRPr="00394F9B" w:rsidRDefault="00114EC3" w:rsidP="003F63E5">
            <w:pPr>
              <w:widowControl w:val="0"/>
              <w:spacing w:after="240" w:line="360" w:lineRule="auto"/>
              <w:jc w:val="center"/>
              <w:rPr>
                <w:ins w:id="628" w:author="Muhammad Awais" w:date="2026-04-28T13:26:00Z"/>
                <w:rFonts w:ascii="Cambria" w:hAnsi="Cambria"/>
                <w:sz w:val="24"/>
                <w:szCs w:val="24"/>
              </w:rPr>
            </w:pPr>
            <w:ins w:id="629" w:author="Muhammad Awais" w:date="2026-04-28T13:26:00Z">
              <w:r w:rsidRPr="00394F9B">
                <w:rPr>
                  <w:rFonts w:ascii="Cambria" w:hAnsi="Cambria"/>
                  <w:sz w:val="24"/>
                  <w:szCs w:val="24"/>
                </w:rPr>
                <w:t>Waleeja Khan</w:t>
              </w:r>
            </w:ins>
          </w:p>
        </w:tc>
      </w:tr>
    </w:tbl>
    <w:p w14:paraId="4D9D1BED" w14:textId="77777777" w:rsidR="00114EC3" w:rsidRDefault="00114EC3" w:rsidP="003F63E5">
      <w:pPr>
        <w:spacing w:line="360" w:lineRule="auto"/>
        <w:rPr>
          <w:ins w:id="630" w:author="Muhammad Awais" w:date="2026-05-01T19:43:00Z"/>
        </w:rPr>
      </w:pPr>
    </w:p>
    <w:p w14:paraId="4AF413B3" w14:textId="77777777" w:rsidR="00BA1697" w:rsidRDefault="008C7BCE" w:rsidP="003F63E5">
      <w:pPr>
        <w:pStyle w:val="Heading3"/>
        <w:numPr>
          <w:ilvl w:val="0"/>
          <w:numId w:val="0"/>
        </w:numPr>
        <w:spacing w:line="360" w:lineRule="auto"/>
        <w:ind w:left="540"/>
        <w:jc w:val="both"/>
        <w:rPr>
          <w:ins w:id="631" w:author="Muhammad Awais" w:date="2026-05-01T20:07:00Z"/>
        </w:rPr>
      </w:pPr>
      <w:ins w:id="632" w:author="Muhammad Awais" w:date="2026-05-01T20:02:00Z">
        <w:r>
          <w:t>Timelines of the Project</w:t>
        </w:r>
      </w:ins>
    </w:p>
    <w:p w14:paraId="305A5B07" w14:textId="77777777" w:rsidR="00BA1697" w:rsidRDefault="003D12A0" w:rsidP="003F63E5">
      <w:pPr>
        <w:pStyle w:val="Heading3"/>
        <w:numPr>
          <w:ilvl w:val="0"/>
          <w:numId w:val="0"/>
        </w:numPr>
        <w:spacing w:line="360" w:lineRule="auto"/>
        <w:ind w:left="540"/>
        <w:jc w:val="both"/>
        <w:rPr>
          <w:ins w:id="633" w:author="Muhammad Awais" w:date="2026-05-01T20:10:00Z"/>
          <w:b w:val="0"/>
          <w:bCs w:val="0"/>
          <w:sz w:val="24"/>
          <w:szCs w:val="24"/>
        </w:rPr>
      </w:pPr>
      <w:ins w:id="634" w:author="Muhammad Awais" w:date="2026-05-01T20:03:00Z">
        <w:r w:rsidRPr="00C76CAB">
          <w:rPr>
            <w:b w:val="0"/>
            <w:bCs w:val="0"/>
            <w:sz w:val="24"/>
            <w:szCs w:val="24"/>
            <w:rPrChange w:id="635" w:author="Muhammad Awais" w:date="2026-05-01T20:06:00Z">
              <w:rPr>
                <w:b w:val="0"/>
                <w:bCs w:val="0"/>
              </w:rPr>
            </w:rPrChange>
          </w:rPr>
          <w:t xml:space="preserve">The proposed timeline of the project was February </w:t>
        </w:r>
      </w:ins>
      <w:ins w:id="636" w:author="Muhammad Awais" w:date="2026-05-01T20:04:00Z">
        <w:r w:rsidRPr="00C76CAB">
          <w:rPr>
            <w:b w:val="0"/>
            <w:bCs w:val="0"/>
            <w:sz w:val="24"/>
            <w:szCs w:val="24"/>
            <w:rPrChange w:id="637" w:author="Muhammad Awais" w:date="2026-05-01T20:06:00Z">
              <w:rPr>
                <w:b w:val="0"/>
                <w:bCs w:val="0"/>
              </w:rPr>
            </w:rPrChange>
          </w:rPr>
          <w:t>6</w:t>
        </w:r>
        <w:r w:rsidRPr="00C76CAB">
          <w:rPr>
            <w:b w:val="0"/>
            <w:bCs w:val="0"/>
            <w:sz w:val="24"/>
            <w:szCs w:val="24"/>
            <w:vertAlign w:val="superscript"/>
            <w:rPrChange w:id="638" w:author="Muhammad Awais" w:date="2026-05-01T20:06:00Z">
              <w:rPr>
                <w:b w:val="0"/>
                <w:bCs w:val="0"/>
              </w:rPr>
            </w:rPrChange>
          </w:rPr>
          <w:t>th</w:t>
        </w:r>
      </w:ins>
      <w:ins w:id="639" w:author="Muhammad Awais" w:date="2026-05-01T20:03:00Z">
        <w:r w:rsidRPr="00C76CAB">
          <w:rPr>
            <w:b w:val="0"/>
            <w:bCs w:val="0"/>
            <w:sz w:val="24"/>
            <w:szCs w:val="24"/>
            <w:rPrChange w:id="640" w:author="Muhammad Awais" w:date="2026-05-01T20:06:00Z">
              <w:rPr>
                <w:b w:val="0"/>
                <w:bCs w:val="0"/>
              </w:rPr>
            </w:rPrChange>
          </w:rPr>
          <w:t>, 2026</w:t>
        </w:r>
      </w:ins>
      <w:ins w:id="641" w:author="Muhammad Awais" w:date="2026-05-01T20:04:00Z">
        <w:r w:rsidRPr="00C76CAB">
          <w:rPr>
            <w:b w:val="0"/>
            <w:bCs w:val="0"/>
            <w:sz w:val="24"/>
            <w:szCs w:val="24"/>
            <w:rPrChange w:id="642" w:author="Muhammad Awais" w:date="2026-05-01T20:06:00Z">
              <w:rPr>
                <w:b w:val="0"/>
                <w:bCs w:val="0"/>
              </w:rPr>
            </w:rPrChange>
          </w:rPr>
          <w:t xml:space="preserve"> to March 2</w:t>
        </w:r>
        <w:r w:rsidRPr="00C76CAB">
          <w:rPr>
            <w:b w:val="0"/>
            <w:bCs w:val="0"/>
            <w:sz w:val="24"/>
            <w:szCs w:val="24"/>
            <w:vertAlign w:val="superscript"/>
            <w:rPrChange w:id="643" w:author="Muhammad Awais" w:date="2026-05-01T20:06:00Z">
              <w:rPr>
                <w:b w:val="0"/>
                <w:bCs w:val="0"/>
                <w:vertAlign w:val="superscript"/>
              </w:rPr>
            </w:rPrChange>
          </w:rPr>
          <w:t>nd</w:t>
        </w:r>
      </w:ins>
      <w:ins w:id="644" w:author="Muhammad Awais" w:date="2026-05-01T20:06:00Z">
        <w:r w:rsidR="00E722B7" w:rsidRPr="00C76CAB">
          <w:rPr>
            <w:b w:val="0"/>
            <w:bCs w:val="0"/>
            <w:sz w:val="24"/>
            <w:szCs w:val="24"/>
            <w:rPrChange w:id="645" w:author="Muhammad Awais" w:date="2026-05-01T20:06:00Z">
              <w:rPr>
                <w:b w:val="0"/>
                <w:bCs w:val="0"/>
              </w:rPr>
            </w:rPrChange>
          </w:rPr>
          <w:t xml:space="preserve">, 2026. </w:t>
        </w:r>
      </w:ins>
      <w:ins w:id="646" w:author="Muhammad Awais" w:date="2026-05-01T20:07:00Z">
        <w:r w:rsidR="00BA1697">
          <w:rPr>
            <w:b w:val="0"/>
            <w:bCs w:val="0"/>
            <w:sz w:val="24"/>
            <w:szCs w:val="24"/>
          </w:rPr>
          <w:t>15 hours of service was provided du</w:t>
        </w:r>
      </w:ins>
      <w:ins w:id="647" w:author="Muhammad Awais" w:date="2026-05-01T20:08:00Z">
        <w:r w:rsidR="00BA1697">
          <w:rPr>
            <w:b w:val="0"/>
            <w:bCs w:val="0"/>
            <w:sz w:val="24"/>
            <w:szCs w:val="24"/>
          </w:rPr>
          <w:t>ring this timeline. According to the guidelines of the university, only 2 hours of service was provided per day</w:t>
        </w:r>
      </w:ins>
      <w:ins w:id="648" w:author="Muhammad Awais" w:date="2026-05-01T20:09:00Z">
        <w:r w:rsidR="00BA1697">
          <w:rPr>
            <w:b w:val="0"/>
            <w:bCs w:val="0"/>
            <w:sz w:val="24"/>
            <w:szCs w:val="24"/>
          </w:rPr>
          <w:t>. Hence, we worked 2 days a week to meet the timeline of our project.</w:t>
        </w:r>
      </w:ins>
    </w:p>
    <w:p w14:paraId="7321F84B" w14:textId="71520240" w:rsidR="004C1707" w:rsidRDefault="00BA1697" w:rsidP="003F63E5">
      <w:pPr>
        <w:pStyle w:val="Heading3"/>
        <w:numPr>
          <w:ilvl w:val="0"/>
          <w:numId w:val="0"/>
        </w:numPr>
        <w:spacing w:line="360" w:lineRule="auto"/>
        <w:ind w:left="540"/>
        <w:jc w:val="both"/>
        <w:rPr>
          <w:ins w:id="649" w:author="Muhammad Awais" w:date="2026-05-01T20:14:00Z"/>
          <w:b w:val="0"/>
          <w:bCs w:val="0"/>
          <w:sz w:val="24"/>
          <w:szCs w:val="24"/>
        </w:rPr>
      </w:pPr>
      <w:ins w:id="650" w:author="Muhammad Awais" w:date="2026-05-01T20:10:00Z">
        <w:r>
          <w:rPr>
            <w:b w:val="0"/>
            <w:bCs w:val="0"/>
            <w:sz w:val="24"/>
            <w:szCs w:val="24"/>
          </w:rPr>
          <w:t xml:space="preserve">The series of activities performed throughout the project remained the same </w:t>
        </w:r>
      </w:ins>
      <w:ins w:id="651" w:author="Muhammad Awais" w:date="2026-05-01T20:12:00Z">
        <w:r>
          <w:rPr>
            <w:b w:val="0"/>
            <w:bCs w:val="0"/>
            <w:sz w:val="24"/>
            <w:szCs w:val="24"/>
          </w:rPr>
          <w:t xml:space="preserve">because </w:t>
        </w:r>
      </w:ins>
      <w:ins w:id="652" w:author="Muhammad Awais" w:date="2026-05-01T20:10:00Z">
        <w:r>
          <w:rPr>
            <w:b w:val="0"/>
            <w:bCs w:val="0"/>
            <w:sz w:val="24"/>
            <w:szCs w:val="24"/>
          </w:rPr>
          <w:t xml:space="preserve">the project </w:t>
        </w:r>
      </w:ins>
      <w:ins w:id="653" w:author="Muhammad Awais" w:date="2026-05-01T20:11:00Z">
        <w:r>
          <w:rPr>
            <w:b w:val="0"/>
            <w:bCs w:val="0"/>
            <w:sz w:val="24"/>
            <w:szCs w:val="24"/>
          </w:rPr>
          <w:t xml:space="preserve">revolved around a sequential set of tasks performed by </w:t>
        </w:r>
      </w:ins>
      <w:ins w:id="654" w:author="Muhammad Awais" w:date="2026-05-01T20:13:00Z">
        <w:r>
          <w:rPr>
            <w:b w:val="0"/>
            <w:bCs w:val="0"/>
            <w:sz w:val="24"/>
            <w:szCs w:val="24"/>
          </w:rPr>
          <w:t xml:space="preserve">the </w:t>
        </w:r>
      </w:ins>
      <w:ins w:id="655" w:author="Muhammad Awais" w:date="2026-05-01T20:11:00Z">
        <w:r>
          <w:rPr>
            <w:b w:val="0"/>
            <w:bCs w:val="0"/>
            <w:sz w:val="24"/>
            <w:szCs w:val="24"/>
          </w:rPr>
          <w:t>4 group members</w:t>
        </w:r>
      </w:ins>
      <w:ins w:id="656" w:author="Muhammad Awais" w:date="2026-05-01T20:14:00Z">
        <w:r>
          <w:rPr>
            <w:b w:val="0"/>
            <w:bCs w:val="0"/>
            <w:sz w:val="24"/>
            <w:szCs w:val="24"/>
          </w:rPr>
          <w:t xml:space="preserve"> as mentioned in the project description table above.</w:t>
        </w:r>
      </w:ins>
    </w:p>
    <w:p w14:paraId="1B21C8FB" w14:textId="77777777" w:rsidR="00FE357D" w:rsidRDefault="00FE357D" w:rsidP="003F63E5">
      <w:pPr>
        <w:pStyle w:val="Heading3"/>
        <w:numPr>
          <w:ilvl w:val="0"/>
          <w:numId w:val="0"/>
        </w:numPr>
        <w:spacing w:line="360" w:lineRule="auto"/>
        <w:ind w:left="540"/>
        <w:jc w:val="both"/>
        <w:rPr>
          <w:ins w:id="657" w:author="Muhammad Awais" w:date="2026-05-01T20:15:00Z"/>
        </w:rPr>
      </w:pPr>
      <w:ins w:id="658" w:author="Muhammad Awais" w:date="2026-05-01T20:14:00Z">
        <w:r>
          <w:t xml:space="preserve">Resources </w:t>
        </w:r>
      </w:ins>
    </w:p>
    <w:p w14:paraId="26E6260D" w14:textId="6EBDBDF1" w:rsidR="00BA1697" w:rsidRPr="00412B28" w:rsidRDefault="00FE357D" w:rsidP="003F63E5">
      <w:pPr>
        <w:pStyle w:val="Heading3"/>
        <w:numPr>
          <w:ilvl w:val="0"/>
          <w:numId w:val="0"/>
        </w:numPr>
        <w:spacing w:line="360" w:lineRule="auto"/>
        <w:ind w:left="540"/>
        <w:jc w:val="both"/>
        <w:rPr>
          <w:b w:val="0"/>
          <w:bCs w:val="0"/>
          <w:sz w:val="24"/>
          <w:szCs w:val="24"/>
          <w:rPrChange w:id="659" w:author="Muhammad Awais" w:date="2026-05-01T20:43:00Z">
            <w:rPr/>
          </w:rPrChange>
        </w:rPr>
        <w:pPrChange w:id="660" w:author="Muhammad Awais" w:date="2026-05-01T20:43:00Z">
          <w:pPr>
            <w:pStyle w:val="ListParagraph"/>
            <w:numPr>
              <w:ilvl w:val="1"/>
              <w:numId w:val="7"/>
            </w:numPr>
            <w:spacing w:line="360" w:lineRule="auto"/>
            <w:ind w:left="1494" w:hanging="360"/>
          </w:pPr>
        </w:pPrChange>
      </w:pPr>
      <w:ins w:id="661" w:author="Muhammad Awais" w:date="2026-05-01T20:15:00Z">
        <w:r>
          <w:rPr>
            <w:b w:val="0"/>
            <w:bCs w:val="0"/>
            <w:sz w:val="24"/>
            <w:szCs w:val="24"/>
          </w:rPr>
          <w:t xml:space="preserve">No private resources were </w:t>
        </w:r>
      </w:ins>
      <w:ins w:id="662" w:author="Muhammad Awais" w:date="2026-05-01T20:18:00Z">
        <w:r w:rsidR="003766D3">
          <w:rPr>
            <w:b w:val="0"/>
            <w:bCs w:val="0"/>
            <w:sz w:val="24"/>
            <w:szCs w:val="24"/>
          </w:rPr>
          <w:t>used</w:t>
        </w:r>
      </w:ins>
      <w:ins w:id="663" w:author="Muhammad Awais" w:date="2026-05-01T20:15:00Z">
        <w:r>
          <w:rPr>
            <w:b w:val="0"/>
            <w:bCs w:val="0"/>
            <w:sz w:val="24"/>
            <w:szCs w:val="24"/>
          </w:rPr>
          <w:t xml:space="preserve"> throughout the project except for the transportation (BRT charges). </w:t>
        </w:r>
      </w:ins>
      <w:ins w:id="664" w:author="Muhammad Awais" w:date="2026-05-01T20:16:00Z">
        <w:r>
          <w:rPr>
            <w:b w:val="0"/>
            <w:bCs w:val="0"/>
            <w:sz w:val="24"/>
            <w:szCs w:val="24"/>
          </w:rPr>
          <w:t xml:space="preserve">The materials utilized during the project such as </w:t>
        </w:r>
        <w:r>
          <w:rPr>
            <w:b w:val="0"/>
            <w:bCs w:val="0"/>
            <w:sz w:val="24"/>
            <w:szCs w:val="24"/>
          </w:rPr>
          <w:t>scanner</w:t>
        </w:r>
        <w:r>
          <w:rPr>
            <w:b w:val="0"/>
            <w:bCs w:val="0"/>
            <w:sz w:val="24"/>
            <w:szCs w:val="24"/>
          </w:rPr>
          <w:t>, computer</w:t>
        </w:r>
      </w:ins>
      <w:ins w:id="665" w:author="Muhammad Awais" w:date="2026-05-01T20:17:00Z">
        <w:r>
          <w:rPr>
            <w:b w:val="0"/>
            <w:bCs w:val="0"/>
            <w:sz w:val="24"/>
            <w:szCs w:val="24"/>
          </w:rPr>
          <w:t>,</w:t>
        </w:r>
      </w:ins>
      <w:ins w:id="666" w:author="Muhammad Awais" w:date="2026-05-01T20:42:00Z">
        <w:r w:rsidR="00412B28">
          <w:rPr>
            <w:b w:val="0"/>
            <w:bCs w:val="0"/>
            <w:sz w:val="24"/>
            <w:szCs w:val="24"/>
          </w:rPr>
          <w:t xml:space="preserve"> hand</w:t>
        </w:r>
      </w:ins>
      <w:ins w:id="667" w:author="Muhammad Awais" w:date="2026-05-01T20:43:00Z">
        <w:r w:rsidR="00412B28">
          <w:rPr>
            <w:b w:val="0"/>
            <w:bCs w:val="0"/>
            <w:sz w:val="24"/>
            <w:szCs w:val="24"/>
          </w:rPr>
          <w:t xml:space="preserve">s-sanitizer, </w:t>
        </w:r>
      </w:ins>
      <w:ins w:id="668" w:author="Muhammad Awais" w:date="2026-05-01T20:16:00Z">
        <w:r>
          <w:rPr>
            <w:b w:val="0"/>
            <w:bCs w:val="0"/>
            <w:sz w:val="24"/>
            <w:szCs w:val="24"/>
          </w:rPr>
          <w:t>stamps, pens, staplers</w:t>
        </w:r>
      </w:ins>
      <w:ins w:id="669" w:author="Muhammad Awais" w:date="2026-05-01T20:17:00Z">
        <w:r w:rsidR="003766D3">
          <w:rPr>
            <w:b w:val="0"/>
            <w:bCs w:val="0"/>
            <w:sz w:val="24"/>
            <w:szCs w:val="24"/>
          </w:rPr>
          <w:t>,</w:t>
        </w:r>
        <w:r>
          <w:rPr>
            <w:b w:val="0"/>
            <w:bCs w:val="0"/>
            <w:sz w:val="24"/>
            <w:szCs w:val="24"/>
          </w:rPr>
          <w:t xml:space="preserve"> </w:t>
        </w:r>
        <w:r w:rsidR="003766D3">
          <w:rPr>
            <w:b w:val="0"/>
            <w:bCs w:val="0"/>
            <w:sz w:val="24"/>
            <w:szCs w:val="24"/>
          </w:rPr>
          <w:t xml:space="preserve">etc. belonged to the hospital’s IT Department. </w:t>
        </w:r>
      </w:ins>
    </w:p>
    <w:p w14:paraId="633E3C50" w14:textId="653CC371" w:rsidR="007E4AFA" w:rsidRPr="00BA1B16" w:rsidRDefault="007E4AFA" w:rsidP="003F63E5">
      <w:pPr>
        <w:pStyle w:val="Heading2"/>
        <w:spacing w:line="360" w:lineRule="auto"/>
        <w:jc w:val="both"/>
        <w:pPrChange w:id="670" w:author="Muhammad Awais" w:date="2026-04-28T13:20:00Z">
          <w:pPr>
            <w:spacing w:line="360" w:lineRule="auto"/>
          </w:pPr>
        </w:pPrChange>
      </w:pPr>
      <w:bookmarkStart w:id="671" w:name="_Toc228555948"/>
      <w:r w:rsidRPr="00BA1B16">
        <w:t>Ethical Considerations</w:t>
      </w:r>
      <w:bookmarkEnd w:id="671"/>
    </w:p>
    <w:p w14:paraId="659CB6D5" w14:textId="1FF547B5" w:rsidR="007E4AFA" w:rsidRPr="00BA1B16" w:rsidRDefault="007E4AFA" w:rsidP="003F63E5">
      <w:pPr>
        <w:pStyle w:val="Heading3"/>
        <w:numPr>
          <w:ilvl w:val="0"/>
          <w:numId w:val="15"/>
        </w:numPr>
        <w:spacing w:line="360" w:lineRule="auto"/>
        <w:jc w:val="both"/>
        <w:pPrChange w:id="672" w:author="Muhammad Awais" w:date="2026-04-28T13:21:00Z">
          <w:pPr>
            <w:pStyle w:val="ListParagraph"/>
            <w:numPr>
              <w:numId w:val="9"/>
            </w:numPr>
            <w:spacing w:line="360" w:lineRule="auto"/>
            <w:ind w:left="360" w:hanging="360"/>
          </w:pPr>
        </w:pPrChange>
      </w:pPr>
      <w:r w:rsidRPr="001648F0">
        <w:t xml:space="preserve"> </w:t>
      </w:r>
      <w:bookmarkStart w:id="673" w:name="_Toc228555949"/>
      <w:r w:rsidRPr="00BA1B16">
        <w:t>Discuss how informed consent was obtained from participants and how confidentiality was maintained?</w:t>
      </w:r>
      <w:bookmarkEnd w:id="673"/>
    </w:p>
    <w:p w14:paraId="481EE730" w14:textId="77777777" w:rsidR="007E4AFA" w:rsidRPr="00B4018A" w:rsidRDefault="007E4AFA" w:rsidP="003F63E5">
      <w:pPr>
        <w:spacing w:after="240" w:line="360" w:lineRule="auto"/>
        <w:ind w:left="540"/>
        <w:jc w:val="both"/>
        <w:rPr>
          <w:rFonts w:ascii="Cambria" w:hAnsi="Cambria"/>
          <w:sz w:val="24"/>
          <w:szCs w:val="24"/>
          <w:rPrChange w:id="674" w:author="Muhammad Awais" w:date="2026-04-28T13:11:00Z">
            <w:rPr/>
          </w:rPrChange>
        </w:rPr>
        <w:pPrChange w:id="675" w:author="Muhammad Awais" w:date="2026-04-28T13:24:00Z">
          <w:pPr>
            <w:pStyle w:val="ListParagraph"/>
            <w:numPr>
              <w:numId w:val="11"/>
            </w:numPr>
            <w:spacing w:after="240" w:line="360" w:lineRule="auto"/>
            <w:ind w:left="360" w:hanging="360"/>
          </w:pPr>
        </w:pPrChange>
      </w:pPr>
      <w:r w:rsidRPr="00B4018A">
        <w:rPr>
          <w:rFonts w:ascii="Cambria" w:hAnsi="Cambria"/>
          <w:sz w:val="24"/>
          <w:szCs w:val="24"/>
          <w:rPrChange w:id="676" w:author="Muhammad Awais" w:date="2026-04-28T13:11:00Z">
            <w:rPr/>
          </w:rPrChange>
        </w:rPr>
        <w:t>During our community services at HMC Hospital, the informed consent was obtained by making sure that each task related with patient record was accomplished in the supervision of the hospital’s staff with their permission. Moreover, we only worked on the records provided officially by the hospital.</w:t>
      </w:r>
    </w:p>
    <w:p w14:paraId="64980629" w14:textId="77777777" w:rsidR="007E4AFA" w:rsidRDefault="007E4AFA" w:rsidP="003F63E5">
      <w:pPr>
        <w:spacing w:line="360" w:lineRule="auto"/>
        <w:ind w:left="540"/>
        <w:jc w:val="both"/>
        <w:rPr>
          <w:rFonts w:ascii="Cambria" w:hAnsi="Cambria"/>
          <w:sz w:val="24"/>
          <w:szCs w:val="24"/>
        </w:rPr>
      </w:pPr>
      <w:r w:rsidRPr="00B4018A">
        <w:rPr>
          <w:rFonts w:ascii="Cambria" w:hAnsi="Cambria"/>
          <w:sz w:val="24"/>
          <w:szCs w:val="24"/>
          <w:rPrChange w:id="677" w:author="Muhammad Awais" w:date="2026-04-28T13:11:00Z">
            <w:rPr/>
          </w:rPrChange>
        </w:rPr>
        <w:t>In this project, confidentiality was ensured strictly. All patient’s record, which also include their CNIC numbers and other essential details, were managed carefully and not disclosed to unauthorized people. Moreover, to ensure patient’s record confidential, our team members did not discuss their personal information and followed the instructions of hospital’s staff.</w:t>
      </w:r>
    </w:p>
    <w:p w14:paraId="15FDBFEE" w14:textId="77777777" w:rsidR="00DA783B" w:rsidRPr="00B4018A" w:rsidRDefault="00DA783B" w:rsidP="00DA783B">
      <w:pPr>
        <w:spacing w:line="360" w:lineRule="auto"/>
        <w:ind w:left="540"/>
        <w:jc w:val="both"/>
        <w:rPr>
          <w:ins w:id="678" w:author="Muhammad Awais" w:date="2026-04-28T13:11:00Z"/>
          <w:rFonts w:ascii="Cambria" w:hAnsi="Cambria"/>
          <w:sz w:val="24"/>
          <w:szCs w:val="24"/>
          <w:rPrChange w:id="679" w:author="Muhammad Awais" w:date="2026-04-28T13:11:00Z">
            <w:rPr>
              <w:ins w:id="680" w:author="Muhammad Awais" w:date="2026-04-28T13:11:00Z"/>
            </w:rPr>
          </w:rPrChange>
        </w:rPr>
      </w:pPr>
    </w:p>
    <w:p w14:paraId="2B618C71" w14:textId="77777777" w:rsidR="00B4018A" w:rsidRPr="00B4018A" w:rsidRDefault="00B4018A" w:rsidP="003F63E5">
      <w:pPr>
        <w:spacing w:line="360" w:lineRule="auto"/>
        <w:jc w:val="both"/>
        <w:rPr>
          <w:rFonts w:ascii="Cambria" w:hAnsi="Cambria"/>
          <w:sz w:val="24"/>
          <w:szCs w:val="24"/>
          <w:rPrChange w:id="681" w:author="Muhammad Awais" w:date="2026-04-28T13:11:00Z">
            <w:rPr/>
          </w:rPrChange>
        </w:rPr>
        <w:pPrChange w:id="682" w:author="Muhammad Awais" w:date="2026-04-28T13:11:00Z">
          <w:pPr>
            <w:pStyle w:val="ListParagraph"/>
            <w:numPr>
              <w:numId w:val="11"/>
            </w:numPr>
            <w:spacing w:line="360" w:lineRule="auto"/>
            <w:ind w:left="360" w:hanging="360"/>
          </w:pPr>
        </w:pPrChange>
      </w:pPr>
    </w:p>
    <w:p w14:paraId="3731380C" w14:textId="610193E0" w:rsidR="007E4AFA" w:rsidRPr="001648F0" w:rsidRDefault="007E4AFA" w:rsidP="003F63E5">
      <w:pPr>
        <w:pStyle w:val="Heading3"/>
        <w:spacing w:line="360" w:lineRule="auto"/>
        <w:jc w:val="both"/>
        <w:pPrChange w:id="683" w:author="Muhammad Awais" w:date="2026-04-28T13:23:00Z">
          <w:pPr>
            <w:pStyle w:val="ListParagraph"/>
            <w:numPr>
              <w:numId w:val="9"/>
            </w:numPr>
            <w:spacing w:line="360" w:lineRule="auto"/>
            <w:ind w:left="360" w:hanging="360"/>
          </w:pPr>
        </w:pPrChange>
      </w:pPr>
      <w:bookmarkStart w:id="684" w:name="_Toc228555950"/>
      <w:r w:rsidRPr="001648F0">
        <w:lastRenderedPageBreak/>
        <w:t>Address how cultural sensitivity was considered and integrated into the project?</w:t>
      </w:r>
      <w:bookmarkEnd w:id="684"/>
    </w:p>
    <w:p w14:paraId="4670BCF3" w14:textId="129B6A20" w:rsidR="00921668" w:rsidRPr="00921668" w:rsidRDefault="007E4AFA" w:rsidP="00DA783B">
      <w:pPr>
        <w:spacing w:line="360" w:lineRule="auto"/>
        <w:ind w:left="540"/>
        <w:jc w:val="both"/>
        <w:rPr>
          <w:rFonts w:ascii="Cambria" w:hAnsi="Cambria"/>
          <w:sz w:val="24"/>
          <w:szCs w:val="24"/>
          <w:rPrChange w:id="685" w:author="Muhammad Awais" w:date="2026-04-28T13:23:00Z">
            <w:rPr/>
          </w:rPrChange>
        </w:rPr>
        <w:pPrChange w:id="686" w:author="Muhammad Awais" w:date="2026-04-28T13:23:00Z">
          <w:pPr>
            <w:pStyle w:val="ListParagraph"/>
            <w:numPr>
              <w:numId w:val="12"/>
            </w:numPr>
            <w:spacing w:line="360" w:lineRule="auto"/>
            <w:ind w:hanging="360"/>
          </w:pPr>
        </w:pPrChange>
      </w:pPr>
      <w:r w:rsidRPr="00B4018A">
        <w:rPr>
          <w:rFonts w:ascii="Cambria" w:hAnsi="Cambria"/>
          <w:sz w:val="24"/>
          <w:szCs w:val="24"/>
          <w:rPrChange w:id="687" w:author="Muhammad Awais" w:date="2026-04-28T13:11:00Z">
            <w:rPr/>
          </w:rPrChange>
        </w:rPr>
        <w:t>To ensure cultural sensitivity in our community services, we managed and handled patient’s files with confidentiality and dignity. Moreover, we also followed the instructions given by hospital’s staff and did not disclose them to unauthorized people. Our whole team behaved professionally with mutual respect to ensure appropriate cultural working environment.</w:t>
      </w:r>
    </w:p>
    <w:p w14:paraId="1143EDFA" w14:textId="4A7F528E" w:rsidR="007E4AFA" w:rsidRPr="001648F0" w:rsidRDefault="007E4AFA" w:rsidP="003F63E5">
      <w:pPr>
        <w:pStyle w:val="Heading3"/>
        <w:spacing w:line="360" w:lineRule="auto"/>
        <w:jc w:val="both"/>
        <w:pPrChange w:id="688" w:author="Muhammad Awais" w:date="2026-04-28T13:23:00Z">
          <w:pPr>
            <w:pStyle w:val="ListParagraph"/>
            <w:numPr>
              <w:numId w:val="9"/>
            </w:numPr>
            <w:spacing w:line="360" w:lineRule="auto"/>
            <w:ind w:left="360" w:hanging="360"/>
          </w:pPr>
        </w:pPrChange>
      </w:pPr>
      <w:r w:rsidRPr="001648F0">
        <w:t xml:space="preserve"> </w:t>
      </w:r>
      <w:bookmarkStart w:id="689" w:name="_Toc228555951"/>
      <w:r w:rsidRPr="001648F0">
        <w:t>Address efforts made to minimize negative environmental effects and promote sustainability?</w:t>
      </w:r>
      <w:bookmarkEnd w:id="689"/>
    </w:p>
    <w:p w14:paraId="336F1A0A" w14:textId="2148EAC3" w:rsidR="00B4018A" w:rsidRPr="00B4018A" w:rsidRDefault="007E4AFA" w:rsidP="00DA783B">
      <w:pPr>
        <w:spacing w:line="360" w:lineRule="auto"/>
        <w:ind w:left="540"/>
        <w:jc w:val="both"/>
        <w:rPr>
          <w:rFonts w:ascii="Cambria" w:hAnsi="Cambria"/>
          <w:sz w:val="24"/>
          <w:szCs w:val="24"/>
          <w:rPrChange w:id="690" w:author="Muhammad Awais" w:date="2026-04-28T13:11:00Z">
            <w:rPr/>
          </w:rPrChange>
        </w:rPr>
        <w:pPrChange w:id="691" w:author="Muhammad Awais" w:date="2026-04-28T13:11:00Z">
          <w:pPr>
            <w:pStyle w:val="ListParagraph"/>
            <w:numPr>
              <w:numId w:val="12"/>
            </w:numPr>
            <w:spacing w:line="360" w:lineRule="auto"/>
            <w:ind w:hanging="360"/>
          </w:pPr>
        </w:pPrChange>
      </w:pPr>
      <w:r w:rsidRPr="00B4018A">
        <w:rPr>
          <w:rFonts w:ascii="Cambria" w:hAnsi="Cambria"/>
          <w:sz w:val="24"/>
          <w:szCs w:val="24"/>
          <w:rPrChange w:id="692" w:author="Muhammad Awais" w:date="2026-04-28T13:11:00Z">
            <w:rPr/>
          </w:rPrChange>
        </w:rPr>
        <w:t>Firstly, we promote the digitalization of patient’s record significantly reduced the use of paper and their waste. Secondly, we carefully handled the patient’s record to avoid duplication. Moreover, the scanning of the files helped in achieving sustainable system, while reducing paper system. These techniques ensure the wise use of resources and environmental responsibility.</w:t>
      </w:r>
    </w:p>
    <w:p w14:paraId="76D880E6" w14:textId="797E9C5B" w:rsidR="007E4AFA" w:rsidRPr="001648F0" w:rsidRDefault="007E4AFA" w:rsidP="003F63E5">
      <w:pPr>
        <w:pStyle w:val="Heading3"/>
        <w:spacing w:line="360" w:lineRule="auto"/>
        <w:jc w:val="both"/>
        <w:pPrChange w:id="693" w:author="Muhammad Awais" w:date="2026-04-28T13:24:00Z">
          <w:pPr>
            <w:pStyle w:val="ListParagraph"/>
            <w:numPr>
              <w:numId w:val="9"/>
            </w:numPr>
            <w:spacing w:line="360" w:lineRule="auto"/>
            <w:ind w:left="360" w:hanging="360"/>
          </w:pPr>
        </w:pPrChange>
      </w:pPr>
      <w:r w:rsidRPr="001648F0">
        <w:t xml:space="preserve"> </w:t>
      </w:r>
      <w:bookmarkStart w:id="694" w:name="_Toc228555952"/>
      <w:r w:rsidRPr="001648F0">
        <w:t>Mention</w:t>
      </w:r>
      <w:r w:rsidRPr="001648F0">
        <w:rPr>
          <w:spacing w:val="-8"/>
        </w:rPr>
        <w:t xml:space="preserve"> </w:t>
      </w:r>
      <w:r w:rsidRPr="001648F0">
        <w:t>any</w:t>
      </w:r>
      <w:r w:rsidRPr="001648F0">
        <w:rPr>
          <w:spacing w:val="-12"/>
        </w:rPr>
        <w:t xml:space="preserve"> </w:t>
      </w:r>
      <w:r w:rsidRPr="001648F0">
        <w:t>specific</w:t>
      </w:r>
      <w:r w:rsidRPr="001648F0">
        <w:rPr>
          <w:spacing w:val="-7"/>
        </w:rPr>
        <w:t xml:space="preserve"> </w:t>
      </w:r>
      <w:r w:rsidRPr="001648F0">
        <w:t>regulations,</w:t>
      </w:r>
      <w:r w:rsidRPr="001648F0">
        <w:rPr>
          <w:spacing w:val="-8"/>
        </w:rPr>
        <w:t xml:space="preserve"> </w:t>
      </w:r>
      <w:r w:rsidRPr="001648F0">
        <w:t>guidelines,</w:t>
      </w:r>
      <w:r w:rsidRPr="001648F0">
        <w:rPr>
          <w:spacing w:val="-8"/>
        </w:rPr>
        <w:t xml:space="preserve"> </w:t>
      </w:r>
      <w:r w:rsidRPr="001648F0">
        <w:t>or ethical standards that were followed throughout the project?</w:t>
      </w:r>
      <w:bookmarkEnd w:id="694"/>
    </w:p>
    <w:p w14:paraId="5BC70629" w14:textId="7203626C" w:rsidR="003640D6" w:rsidRDefault="007E4AFA" w:rsidP="003F63E5">
      <w:pPr>
        <w:spacing w:line="360" w:lineRule="auto"/>
        <w:ind w:left="540"/>
        <w:jc w:val="both"/>
        <w:rPr>
          <w:ins w:id="695" w:author="Muhammad Awais" w:date="2026-05-01T17:32:00Z"/>
          <w:rFonts w:ascii="Cambria" w:hAnsi="Cambria"/>
          <w:sz w:val="22"/>
          <w:szCs w:val="22"/>
        </w:rPr>
      </w:pPr>
      <w:r w:rsidRPr="00A350FF">
        <w:rPr>
          <w:rFonts w:ascii="Cambria" w:eastAsia="Times New Roman" w:hAnsi="Cambria" w:cs="Cambria"/>
          <w:sz w:val="24"/>
          <w:szCs w:val="24"/>
          <w:rPrChange w:id="696" w:author="Muhammad Awais" w:date="2026-04-28T13:11:00Z">
            <w:rPr/>
          </w:rPrChange>
        </w:rPr>
        <w:t>Throughout our community services at HMC Hospital, we followed all rules and guidelines given to our team to handle our tasks. During our work, we also ensured confidentiality of patient’s record and avoid sharing their private information to other. Moreover, we adopted the ethical standards like trust, accuracy, responsibility, and respect. Additionally, to maintain a professional and respectful working environment, we were disciplined and ensures hygiene practices</w:t>
      </w:r>
      <w:r w:rsidR="003F63E5">
        <w:rPr>
          <w:rFonts w:ascii="Cambria" w:eastAsia="Times New Roman" w:hAnsi="Cambria" w:cs="Cambria"/>
          <w:sz w:val="24"/>
          <w:szCs w:val="24"/>
        </w:rPr>
        <w:t>.</w:t>
      </w:r>
    </w:p>
    <w:p w14:paraId="25F2E921" w14:textId="60D4785F" w:rsidR="003640D6" w:rsidRDefault="003640D6" w:rsidP="003F63E5">
      <w:pPr>
        <w:pStyle w:val="Heading2"/>
        <w:spacing w:line="360" w:lineRule="auto"/>
        <w:jc w:val="both"/>
        <w:rPr>
          <w:ins w:id="697" w:author="Muhammad Awais" w:date="2026-05-01T17:33:00Z"/>
        </w:rPr>
      </w:pPr>
      <w:bookmarkStart w:id="698" w:name="_Toc228555953"/>
      <w:ins w:id="699" w:author="Muhammad Awais" w:date="2026-05-01T17:32:00Z">
        <w:r w:rsidRPr="003640D6">
          <w:t>OUTCOMES AND IMPACT</w:t>
        </w:r>
      </w:ins>
      <w:bookmarkEnd w:id="698"/>
    </w:p>
    <w:p w14:paraId="53C07D42" w14:textId="58263C34" w:rsidR="003640D6" w:rsidRPr="003640D6" w:rsidRDefault="003640D6" w:rsidP="003F63E5">
      <w:pPr>
        <w:spacing w:line="360" w:lineRule="auto"/>
        <w:jc w:val="both"/>
        <w:rPr>
          <w:ins w:id="700" w:author="Muhammad Awais" w:date="2026-05-01T17:34:00Z"/>
          <w:rFonts w:ascii="Cambria" w:hAnsi="Cambria"/>
          <w:sz w:val="24"/>
          <w:szCs w:val="24"/>
        </w:rPr>
      </w:pPr>
      <w:ins w:id="701" w:author="Muhammad Awais" w:date="2026-05-01T17:34:00Z">
        <w:r w:rsidRPr="003640D6">
          <w:rPr>
            <w:rFonts w:ascii="Cambria" w:hAnsi="Cambria"/>
            <w:sz w:val="24"/>
            <w:szCs w:val="24"/>
          </w:rPr>
          <w:t xml:space="preserve">The Sahulat Card Documentation Aid was carried out in collaboration with Hayatabad Medical Complex (HMC). During the initial execution phase, we </w:t>
        </w:r>
      </w:ins>
      <w:ins w:id="702" w:author="Muhammad Awais" w:date="2026-05-01T17:35:00Z">
        <w:r w:rsidRPr="003640D6">
          <w:rPr>
            <w:rFonts w:ascii="Cambria" w:hAnsi="Cambria"/>
            <w:sz w:val="24"/>
            <w:szCs w:val="24"/>
          </w:rPr>
          <w:t>organized 120</w:t>
        </w:r>
      </w:ins>
      <w:ins w:id="703" w:author="Muhammad Awais" w:date="2026-05-01T17:34:00Z">
        <w:r w:rsidRPr="003640D6">
          <w:rPr>
            <w:rFonts w:ascii="Cambria" w:hAnsi="Cambria"/>
            <w:sz w:val="24"/>
            <w:szCs w:val="24"/>
          </w:rPr>
          <w:t>+ physical patient files. Then, we digitalized 250+ patient records using scanning system.</w:t>
        </w:r>
      </w:ins>
      <w:ins w:id="704" w:author="Muhammad Awais" w:date="2026-05-01T17:35:00Z">
        <w:r>
          <w:rPr>
            <w:rFonts w:ascii="Cambria" w:hAnsi="Cambria"/>
            <w:sz w:val="24"/>
            <w:szCs w:val="24"/>
          </w:rPr>
          <w:t xml:space="preserve"> </w:t>
        </w:r>
      </w:ins>
      <w:ins w:id="705" w:author="Muhammad Awais" w:date="2026-05-01T17:34:00Z">
        <w:r w:rsidRPr="003640D6">
          <w:rPr>
            <w:rFonts w:ascii="Cambria" w:hAnsi="Cambria"/>
            <w:sz w:val="24"/>
            <w:szCs w:val="24"/>
          </w:rPr>
          <w:t>Th</w:t>
        </w:r>
      </w:ins>
      <w:ins w:id="706" w:author="Muhammad Awais" w:date="2026-05-01T17:35:00Z">
        <w:r>
          <w:rPr>
            <w:rFonts w:ascii="Cambria" w:hAnsi="Cambria"/>
            <w:sz w:val="24"/>
            <w:szCs w:val="24"/>
          </w:rPr>
          <w:t xml:space="preserve">e </w:t>
        </w:r>
      </w:ins>
      <w:ins w:id="707" w:author="Muhammad Awais" w:date="2026-05-01T17:34:00Z">
        <w:r w:rsidRPr="003640D6">
          <w:rPr>
            <w:rFonts w:ascii="Cambria" w:hAnsi="Cambria"/>
            <w:sz w:val="24"/>
            <w:szCs w:val="24"/>
          </w:rPr>
          <w:t>process included careful verification of Documents, removal of duplicate records, and proper arrangement before scanning. By the end, approximately 700 patient files will be digitized, benefiting around 2,750 people including patients, attendants, and staff members like nurses, receptionists, doctors, and IT personnel. This reduced physical handling of files by staff members such as nurses, doctors, receptionists and IT staff. It also caused faster access to patient information and significantly reduced patient waiting time during record retrieval.</w:t>
        </w:r>
      </w:ins>
      <w:ins w:id="708" w:author="Muhammad Awais" w:date="2026-05-01T17:35:00Z">
        <w:r w:rsidR="009C1A03">
          <w:rPr>
            <w:rFonts w:ascii="Cambria" w:hAnsi="Cambria"/>
            <w:sz w:val="24"/>
            <w:szCs w:val="24"/>
          </w:rPr>
          <w:t xml:space="preserve"> It </w:t>
        </w:r>
      </w:ins>
      <w:ins w:id="709" w:author="Muhammad Awais" w:date="2026-05-01T17:34:00Z">
        <w:r w:rsidRPr="003640D6">
          <w:rPr>
            <w:rFonts w:ascii="Cambria" w:hAnsi="Cambria"/>
            <w:sz w:val="24"/>
            <w:szCs w:val="24"/>
          </w:rPr>
          <w:t>minimized the chances of data loss and ensured more reliable record keeping. This initiative acts as a key step towards the implementation of fully automated hospital management system. Moreover, this improved the workflow efficiency in outpatient and reception areas. This improvement was specifically beneficial in managing high patient flow in busy hospital hours. In the long term, the project saves money previously spent on stationery and files, which can be redirected toward medical equipment.</w:t>
        </w:r>
      </w:ins>
    </w:p>
    <w:p w14:paraId="1A923009" w14:textId="77777777" w:rsidR="003640D6" w:rsidRPr="003640D6" w:rsidRDefault="003640D6" w:rsidP="003F63E5">
      <w:pPr>
        <w:spacing w:line="360" w:lineRule="auto"/>
        <w:jc w:val="both"/>
        <w:rPr>
          <w:ins w:id="710" w:author="Muhammad Awais" w:date="2026-05-01T17:34:00Z"/>
          <w:rFonts w:ascii="Cambria" w:hAnsi="Cambria"/>
          <w:sz w:val="24"/>
          <w:szCs w:val="24"/>
        </w:rPr>
      </w:pPr>
    </w:p>
    <w:p w14:paraId="754981B0" w14:textId="549869A6" w:rsidR="003640D6" w:rsidRPr="003640D6" w:rsidRDefault="003640D6" w:rsidP="003F63E5">
      <w:pPr>
        <w:spacing w:line="360" w:lineRule="auto"/>
        <w:jc w:val="both"/>
        <w:rPr>
          <w:ins w:id="711" w:author="Muhammad Awais" w:date="2026-05-01T17:34:00Z"/>
          <w:rFonts w:ascii="Cambria" w:hAnsi="Cambria"/>
          <w:sz w:val="24"/>
          <w:szCs w:val="24"/>
        </w:rPr>
      </w:pPr>
      <w:ins w:id="712" w:author="Muhammad Awais" w:date="2026-05-01T17:34:00Z">
        <w:r w:rsidRPr="003640D6">
          <w:rPr>
            <w:rFonts w:ascii="Cambria" w:hAnsi="Cambria"/>
            <w:sz w:val="24"/>
            <w:szCs w:val="24"/>
          </w:rPr>
          <w:t xml:space="preserve">Apart from the direct immediate outcomes, </w:t>
        </w:r>
      </w:ins>
      <w:ins w:id="713" w:author="Muhammad Awais" w:date="2026-05-01T17:35:00Z">
        <w:r w:rsidR="009C1A03">
          <w:rPr>
            <w:rFonts w:ascii="Cambria" w:hAnsi="Cambria"/>
            <w:sz w:val="24"/>
            <w:szCs w:val="24"/>
          </w:rPr>
          <w:t>o</w:t>
        </w:r>
      </w:ins>
      <w:ins w:id="714" w:author="Muhammad Awais" w:date="2026-05-01T17:34:00Z">
        <w:r w:rsidRPr="003640D6">
          <w:rPr>
            <w:rFonts w:ascii="Cambria" w:hAnsi="Cambria"/>
            <w:sz w:val="24"/>
            <w:szCs w:val="24"/>
          </w:rPr>
          <w:t>ur project created several long-term or indirect outcomes. The major impact of this project was that it encouraged the digital transformation in hospital data management system. The project also increased staff awareness about importance of data management. This shift from conventional file system to digitalized files improved the healthcare services and this strengthened the overall trust and satisfaction of patients on the hospital treatment efficiency. Additionally, their staff gained basic exposure to the digital systems, improving their technical confidence.</w:t>
        </w:r>
      </w:ins>
    </w:p>
    <w:p w14:paraId="20013486" w14:textId="77777777" w:rsidR="003640D6" w:rsidRPr="003640D6" w:rsidRDefault="003640D6" w:rsidP="003F63E5">
      <w:pPr>
        <w:spacing w:line="360" w:lineRule="auto"/>
        <w:jc w:val="both"/>
        <w:rPr>
          <w:ins w:id="715" w:author="Muhammad Awais" w:date="2026-05-01T17:34:00Z"/>
          <w:rFonts w:ascii="Cambria" w:hAnsi="Cambria"/>
          <w:sz w:val="24"/>
          <w:szCs w:val="24"/>
        </w:rPr>
      </w:pPr>
      <w:ins w:id="716" w:author="Muhammad Awais" w:date="2026-05-01T17:34:00Z">
        <w:r w:rsidRPr="003640D6">
          <w:rPr>
            <w:rFonts w:ascii="Cambria" w:hAnsi="Cambria"/>
            <w:sz w:val="24"/>
            <w:szCs w:val="24"/>
          </w:rPr>
          <w:t>Students gain practical experience, professional exposure, and teamwork skills through hands-on workflow participation. This experience also enhanced their ability to handle real world challenges in a proper professional manner in a healthcare environment</w:t>
        </w:r>
      </w:ins>
    </w:p>
    <w:p w14:paraId="6948CE9F" w14:textId="77777777" w:rsidR="003640D6" w:rsidRPr="003640D6" w:rsidRDefault="003640D6" w:rsidP="003F63E5">
      <w:pPr>
        <w:spacing w:line="360" w:lineRule="auto"/>
        <w:jc w:val="both"/>
        <w:rPr>
          <w:ins w:id="717" w:author="Muhammad Awais" w:date="2026-05-01T17:34:00Z"/>
          <w:rFonts w:ascii="Cambria" w:hAnsi="Cambria"/>
          <w:sz w:val="24"/>
          <w:szCs w:val="24"/>
        </w:rPr>
      </w:pPr>
    </w:p>
    <w:p w14:paraId="24A21B3B" w14:textId="427881E2" w:rsidR="003640D6" w:rsidRDefault="003640D6" w:rsidP="003F63E5">
      <w:pPr>
        <w:spacing w:line="360" w:lineRule="auto"/>
        <w:jc w:val="both"/>
        <w:rPr>
          <w:ins w:id="718" w:author="Muhammad Awais" w:date="2026-05-01T17:41:00Z"/>
          <w:rFonts w:ascii="Cambria" w:hAnsi="Cambria"/>
          <w:sz w:val="24"/>
          <w:szCs w:val="24"/>
        </w:rPr>
      </w:pPr>
      <w:ins w:id="719" w:author="Muhammad Awais" w:date="2026-05-01T17:34:00Z">
        <w:r w:rsidRPr="003640D6">
          <w:rPr>
            <w:rFonts w:ascii="Cambria" w:hAnsi="Cambria"/>
            <w:sz w:val="24"/>
            <w:szCs w:val="24"/>
          </w:rPr>
          <w:t>In terms of Sustainable Development Goals (SDGs). Regarding SDG 3</w:t>
        </w:r>
      </w:ins>
      <w:ins w:id="720" w:author="Muhammad Awais" w:date="2026-05-01T17:35:00Z">
        <w:r w:rsidR="009C1A03">
          <w:rPr>
            <w:rFonts w:ascii="Cambria" w:hAnsi="Cambria"/>
            <w:sz w:val="24"/>
            <w:szCs w:val="24"/>
          </w:rPr>
          <w:t xml:space="preserve"> </w:t>
        </w:r>
      </w:ins>
      <w:ins w:id="721" w:author="Muhammad Awais" w:date="2026-05-01T17:34:00Z">
        <w:r w:rsidRPr="003640D6">
          <w:rPr>
            <w:rFonts w:ascii="Cambria" w:hAnsi="Cambria"/>
            <w:sz w:val="24"/>
            <w:szCs w:val="24"/>
          </w:rPr>
          <w:t>(Good Health and well-being), it reduced risk of infection which contributed in better hygiene and lower risk of infections, delays in treatment of patients due to misplaced files and efficient treatment by faster access to patient records. Under SDG 4 (Quality Education) we created a structured digital dataset useful for medical learning and research. Additionally</w:t>
        </w:r>
      </w:ins>
      <w:ins w:id="722" w:author="Muhammad Awais" w:date="2026-05-01T17:40:00Z">
        <w:r w:rsidR="009C1A03">
          <w:rPr>
            <w:rFonts w:ascii="Cambria" w:hAnsi="Cambria"/>
            <w:sz w:val="24"/>
            <w:szCs w:val="24"/>
          </w:rPr>
          <w:t>,</w:t>
        </w:r>
      </w:ins>
      <w:ins w:id="723" w:author="Muhammad Awais" w:date="2026-05-01T17:34:00Z">
        <w:r w:rsidRPr="003640D6">
          <w:rPr>
            <w:rFonts w:ascii="Cambria" w:hAnsi="Cambria"/>
            <w:sz w:val="24"/>
            <w:szCs w:val="24"/>
          </w:rPr>
          <w:t xml:space="preserve"> it provides hands on experience to students in healthcare documentation system.</w:t>
        </w:r>
      </w:ins>
      <w:ins w:id="724" w:author="Muhammad Awais" w:date="2026-05-01T17:40:00Z">
        <w:r w:rsidR="009C1A03">
          <w:rPr>
            <w:rFonts w:ascii="Cambria" w:hAnsi="Cambria"/>
            <w:sz w:val="24"/>
            <w:szCs w:val="24"/>
          </w:rPr>
          <w:t xml:space="preserve"> </w:t>
        </w:r>
      </w:ins>
      <w:ins w:id="725" w:author="Muhammad Awais" w:date="2026-05-01T17:34:00Z">
        <w:r w:rsidRPr="003640D6">
          <w:rPr>
            <w:rFonts w:ascii="Cambria" w:hAnsi="Cambria"/>
            <w:sz w:val="24"/>
            <w:szCs w:val="24"/>
          </w:rPr>
          <w:t>For SDG 9 (Industry, Innovation, and infrastructure), our project introduced basic digital transformation in hospital documentation system which improved data organization system of the hospital. It resulted in reduced redundancy in manual filing processes. Our project supports SDG 16 (Peace, Justice, and strong Institutions) by enhancing efficiency and transparency within institutional processes. Overall, this project demonstrates how small</w:t>
        </w:r>
      </w:ins>
      <w:ins w:id="726" w:author="Muhammad Awais" w:date="2026-05-01T17:40:00Z">
        <w:r w:rsidR="009C1A03">
          <w:rPr>
            <w:rFonts w:ascii="Cambria" w:hAnsi="Cambria"/>
            <w:sz w:val="24"/>
            <w:szCs w:val="24"/>
          </w:rPr>
          <w:t>-</w:t>
        </w:r>
      </w:ins>
      <w:ins w:id="727" w:author="Muhammad Awais" w:date="2026-05-01T17:34:00Z">
        <w:r w:rsidRPr="003640D6">
          <w:rPr>
            <w:rFonts w:ascii="Cambria" w:hAnsi="Cambria"/>
            <w:sz w:val="24"/>
            <w:szCs w:val="24"/>
          </w:rPr>
          <w:t>scale digital initiatives can bring improvements in healthcare department and service delivery.</w:t>
        </w:r>
      </w:ins>
    </w:p>
    <w:p w14:paraId="4A62E584" w14:textId="47F9686B" w:rsidR="00744C9D" w:rsidRDefault="00744C9D" w:rsidP="003F63E5">
      <w:pPr>
        <w:pStyle w:val="Heading2"/>
        <w:spacing w:line="360" w:lineRule="auto"/>
        <w:jc w:val="both"/>
        <w:rPr>
          <w:ins w:id="728" w:author="Muhammad Awais" w:date="2026-05-01T17:58:00Z"/>
        </w:rPr>
      </w:pPr>
      <w:bookmarkStart w:id="729" w:name="_Toc228555954"/>
      <w:ins w:id="730" w:author="Muhammad Awais" w:date="2026-05-01T17:58:00Z">
        <w:r>
          <w:t>Discussion</w:t>
        </w:r>
        <w:bookmarkEnd w:id="729"/>
      </w:ins>
    </w:p>
    <w:p w14:paraId="2E322A70" w14:textId="1532F9F0" w:rsidR="00744C9D" w:rsidRPr="00943B7C" w:rsidRDefault="00744C9D" w:rsidP="003F63E5">
      <w:pPr>
        <w:pStyle w:val="ListParagraph"/>
        <w:numPr>
          <w:ilvl w:val="0"/>
          <w:numId w:val="17"/>
        </w:numPr>
        <w:spacing w:line="360" w:lineRule="auto"/>
        <w:jc w:val="both"/>
        <w:rPr>
          <w:ins w:id="731" w:author="Muhammad Awais" w:date="2026-05-01T17:58:00Z"/>
          <w:rFonts w:ascii="Cambria" w:hAnsi="Cambria"/>
          <w:b/>
          <w:bCs/>
          <w:sz w:val="24"/>
          <w:szCs w:val="24"/>
          <w:rPrChange w:id="732" w:author="Muhammad Awais" w:date="2026-05-01T18:01:00Z">
            <w:rPr>
              <w:ins w:id="733" w:author="Muhammad Awais" w:date="2026-05-01T17:58:00Z"/>
              <w:rFonts w:ascii="Cambria" w:hAnsi="Cambria"/>
              <w:b/>
              <w:bCs/>
            </w:rPr>
          </w:rPrChange>
        </w:rPr>
        <w:pPrChange w:id="734" w:author="Muhammad Awais" w:date="2026-05-01T18:01:00Z">
          <w:pPr>
            <w:spacing w:line="360" w:lineRule="auto"/>
          </w:pPr>
        </w:pPrChange>
      </w:pPr>
      <w:ins w:id="735" w:author="Muhammad Awais" w:date="2026-05-01T17:58:00Z">
        <w:r w:rsidRPr="00943B7C">
          <w:rPr>
            <w:rFonts w:ascii="Cambria" w:hAnsi="Cambria"/>
            <w:b/>
            <w:bCs/>
            <w:sz w:val="24"/>
            <w:szCs w:val="24"/>
            <w:rPrChange w:id="736" w:author="Muhammad Awais" w:date="2026-05-01T18:01:00Z">
              <w:rPr>
                <w:rFonts w:ascii="Cambria" w:hAnsi="Cambria"/>
                <w:b/>
                <w:bCs/>
              </w:rPr>
            </w:rPrChange>
          </w:rPr>
          <w:t>GROUP EXPERIENCE, LESSON LEARNED AND SKILLS GAINED:</w:t>
        </w:r>
      </w:ins>
    </w:p>
    <w:p w14:paraId="126D1DC0" w14:textId="5993E5F4" w:rsidR="00943B7C" w:rsidRPr="00744C9D" w:rsidRDefault="00744C9D" w:rsidP="003F63E5">
      <w:pPr>
        <w:spacing w:line="360" w:lineRule="auto"/>
        <w:ind w:left="360"/>
        <w:jc w:val="both"/>
        <w:rPr>
          <w:ins w:id="737" w:author="Muhammad Awais" w:date="2026-05-01T17:58:00Z"/>
          <w:rFonts w:ascii="Cambria" w:hAnsi="Cambria"/>
          <w:sz w:val="24"/>
          <w:szCs w:val="24"/>
          <w:rPrChange w:id="738" w:author="Muhammad Awais" w:date="2026-05-01T17:59:00Z">
            <w:rPr>
              <w:ins w:id="739" w:author="Muhammad Awais" w:date="2026-05-01T17:58:00Z"/>
              <w:rFonts w:ascii="Cambria" w:hAnsi="Cambria"/>
            </w:rPr>
          </w:rPrChange>
        </w:rPr>
        <w:pPrChange w:id="740" w:author="Muhammad Awais" w:date="2026-05-01T18:01:00Z">
          <w:pPr>
            <w:spacing w:line="360" w:lineRule="auto"/>
          </w:pPr>
        </w:pPrChange>
      </w:pPr>
      <w:ins w:id="741" w:author="Muhammad Awais" w:date="2026-05-01T17:58:00Z">
        <w:r w:rsidRPr="00744C9D">
          <w:rPr>
            <w:rFonts w:ascii="Cambria" w:hAnsi="Cambria"/>
            <w:sz w:val="24"/>
            <w:szCs w:val="24"/>
            <w:rPrChange w:id="742" w:author="Muhammad Awais" w:date="2026-05-01T17:59:00Z">
              <w:rPr>
                <w:rFonts w:ascii="Cambria" w:hAnsi="Cambria"/>
              </w:rPr>
            </w:rPrChange>
          </w:rPr>
          <w:t xml:space="preserve">Our project </w:t>
        </w:r>
        <w:r w:rsidRPr="00744C9D">
          <w:rPr>
            <w:rFonts w:ascii="Cambria" w:hAnsi="Cambria"/>
            <w:b/>
            <w:bCs/>
            <w:sz w:val="24"/>
            <w:szCs w:val="24"/>
            <w:rPrChange w:id="743" w:author="Muhammad Awais" w:date="2026-05-01T17:59:00Z">
              <w:rPr>
                <w:rFonts w:ascii="Cambria" w:hAnsi="Cambria"/>
                <w:b/>
                <w:bCs/>
              </w:rPr>
            </w:rPrChange>
          </w:rPr>
          <w:t>Sahulat Card Documentation</w:t>
        </w:r>
        <w:r w:rsidRPr="00744C9D">
          <w:rPr>
            <w:rFonts w:ascii="Cambria" w:hAnsi="Cambria"/>
            <w:sz w:val="24"/>
            <w:szCs w:val="24"/>
            <w:rPrChange w:id="744" w:author="Muhammad Awais" w:date="2026-05-01T17:59:00Z">
              <w:rPr>
                <w:rFonts w:ascii="Cambria" w:hAnsi="Cambria"/>
              </w:rPr>
            </w:rPrChange>
          </w:rPr>
          <w:t xml:space="preserve"> </w:t>
        </w:r>
        <w:r w:rsidRPr="00744C9D">
          <w:rPr>
            <w:rFonts w:ascii="Cambria" w:hAnsi="Cambria"/>
            <w:b/>
            <w:bCs/>
            <w:sz w:val="24"/>
            <w:szCs w:val="24"/>
            <w:rPrChange w:id="745" w:author="Muhammad Awais" w:date="2026-05-01T17:59:00Z">
              <w:rPr>
                <w:rFonts w:ascii="Cambria" w:hAnsi="Cambria"/>
                <w:b/>
                <w:bCs/>
              </w:rPr>
            </w:rPrChange>
          </w:rPr>
          <w:t>Aid</w:t>
        </w:r>
        <w:r w:rsidRPr="00744C9D">
          <w:rPr>
            <w:rFonts w:ascii="Cambria" w:hAnsi="Cambria"/>
            <w:sz w:val="24"/>
            <w:szCs w:val="24"/>
            <w:rPrChange w:id="746" w:author="Muhammad Awais" w:date="2026-05-01T17:59:00Z">
              <w:rPr>
                <w:rFonts w:ascii="Cambria" w:hAnsi="Cambria"/>
              </w:rPr>
            </w:rPrChange>
          </w:rPr>
          <w:t xml:space="preserve"> worked as a complete learning experience for all the group members. It bridged the gap between the knowledge delivered in classroom and the real-world community service. Every member’s expertise changed from academic &amp; limited to classrooms to highly professional during this 15-hour project.</w:t>
        </w:r>
      </w:ins>
    </w:p>
    <w:p w14:paraId="404C0C4D" w14:textId="507A031E" w:rsidR="00744C9D" w:rsidRPr="00943B7C" w:rsidRDefault="00744C9D" w:rsidP="003F63E5">
      <w:pPr>
        <w:pStyle w:val="ListParagraph"/>
        <w:numPr>
          <w:ilvl w:val="0"/>
          <w:numId w:val="16"/>
        </w:numPr>
        <w:spacing w:after="160" w:line="360" w:lineRule="auto"/>
        <w:jc w:val="both"/>
        <w:rPr>
          <w:ins w:id="747" w:author="Muhammad Awais" w:date="2026-05-01T17:58:00Z"/>
          <w:rFonts w:ascii="Cambria" w:hAnsi="Cambria"/>
          <w:sz w:val="24"/>
          <w:szCs w:val="24"/>
          <w:rPrChange w:id="748" w:author="Muhammad Awais" w:date="2026-05-01T18:02:00Z">
            <w:rPr>
              <w:ins w:id="749" w:author="Muhammad Awais" w:date="2026-05-01T17:58:00Z"/>
              <w:rFonts w:ascii="Cambria" w:hAnsi="Cambria"/>
            </w:rPr>
          </w:rPrChange>
        </w:rPr>
        <w:pPrChange w:id="750" w:author="Muhammad Awais" w:date="2026-05-01T18:02:00Z">
          <w:pPr>
            <w:pStyle w:val="ListParagraph"/>
            <w:spacing w:line="360" w:lineRule="auto"/>
          </w:pPr>
        </w:pPrChange>
      </w:pPr>
      <w:ins w:id="751" w:author="Muhammad Awais" w:date="2026-05-01T17:58:00Z">
        <w:r w:rsidRPr="00943B7C">
          <w:rPr>
            <w:rFonts w:ascii="Cambria" w:hAnsi="Cambria"/>
            <w:b/>
            <w:bCs/>
            <w:sz w:val="24"/>
            <w:szCs w:val="24"/>
            <w:rPrChange w:id="752" w:author="Muhammad Awais" w:date="2026-05-01T18:02:00Z">
              <w:rPr>
                <w:rFonts w:ascii="Cambria" w:hAnsi="Cambria"/>
                <w:b/>
                <w:bCs/>
              </w:rPr>
            </w:rPrChange>
          </w:rPr>
          <w:t>TECHNICAL EXPERIENCE:</w:t>
        </w:r>
      </w:ins>
      <w:ins w:id="753" w:author="Muhammad Awais" w:date="2026-05-01T18:02:00Z">
        <w:r w:rsidR="00943B7C">
          <w:rPr>
            <w:rFonts w:ascii="Cambria" w:hAnsi="Cambria"/>
            <w:b/>
            <w:bCs/>
            <w:sz w:val="24"/>
            <w:szCs w:val="24"/>
          </w:rPr>
          <w:t xml:space="preserve"> </w:t>
        </w:r>
      </w:ins>
      <w:ins w:id="754" w:author="Muhammad Awais" w:date="2026-05-01T17:58:00Z">
        <w:r w:rsidRPr="00943B7C">
          <w:rPr>
            <w:rFonts w:ascii="Cambria" w:hAnsi="Cambria"/>
            <w:sz w:val="24"/>
            <w:szCs w:val="24"/>
            <w:rPrChange w:id="755" w:author="Muhammad Awais" w:date="2026-05-01T18:02:00Z">
              <w:rPr>
                <w:rFonts w:ascii="Cambria" w:hAnsi="Cambria"/>
              </w:rPr>
            </w:rPrChange>
          </w:rPr>
          <w:t>By digitalizing almost 700 patient files, we got better at using multifunction scanning hardware and realized how important it is to store every patient’s data in a unique directory to prevent any mixing of data.</w:t>
        </w:r>
      </w:ins>
    </w:p>
    <w:p w14:paraId="28A70514" w14:textId="3C1B07EF" w:rsidR="00744C9D" w:rsidRPr="00943B7C" w:rsidRDefault="00744C9D" w:rsidP="003F63E5">
      <w:pPr>
        <w:pStyle w:val="ListParagraph"/>
        <w:numPr>
          <w:ilvl w:val="0"/>
          <w:numId w:val="16"/>
        </w:numPr>
        <w:spacing w:after="160" w:line="360" w:lineRule="auto"/>
        <w:jc w:val="both"/>
        <w:rPr>
          <w:ins w:id="756" w:author="Muhammad Awais" w:date="2026-05-01T17:58:00Z"/>
          <w:rFonts w:ascii="Cambria" w:hAnsi="Cambria"/>
          <w:sz w:val="24"/>
          <w:szCs w:val="24"/>
          <w:rPrChange w:id="757" w:author="Muhammad Awais" w:date="2026-05-01T18:02:00Z">
            <w:rPr>
              <w:ins w:id="758" w:author="Muhammad Awais" w:date="2026-05-01T17:58:00Z"/>
              <w:rFonts w:ascii="Cambria" w:hAnsi="Cambria"/>
            </w:rPr>
          </w:rPrChange>
        </w:rPr>
        <w:pPrChange w:id="759" w:author="Muhammad Awais" w:date="2026-05-01T18:02:00Z">
          <w:pPr>
            <w:pStyle w:val="ListParagraph"/>
            <w:spacing w:line="360" w:lineRule="auto"/>
          </w:pPr>
        </w:pPrChange>
      </w:pPr>
      <w:ins w:id="760" w:author="Muhammad Awais" w:date="2026-05-01T17:58:00Z">
        <w:r w:rsidRPr="00943B7C">
          <w:rPr>
            <w:rFonts w:ascii="Cambria" w:hAnsi="Cambria"/>
            <w:b/>
            <w:bCs/>
            <w:sz w:val="24"/>
            <w:szCs w:val="24"/>
            <w:rPrChange w:id="761" w:author="Muhammad Awais" w:date="2026-05-01T18:02:00Z">
              <w:rPr>
                <w:rFonts w:ascii="Cambria" w:hAnsi="Cambria"/>
                <w:b/>
                <w:bCs/>
              </w:rPr>
            </w:rPrChange>
          </w:rPr>
          <w:lastRenderedPageBreak/>
          <w:t>PROFESSIONAL RESPONSIBILTY:</w:t>
        </w:r>
      </w:ins>
      <w:ins w:id="762" w:author="Muhammad Awais" w:date="2026-05-01T18:02:00Z">
        <w:r w:rsidR="00943B7C">
          <w:rPr>
            <w:rFonts w:ascii="Cambria" w:hAnsi="Cambria"/>
            <w:b/>
            <w:bCs/>
            <w:sz w:val="24"/>
            <w:szCs w:val="24"/>
          </w:rPr>
          <w:t xml:space="preserve"> </w:t>
        </w:r>
      </w:ins>
      <w:ins w:id="763" w:author="Muhammad Awais" w:date="2026-05-01T17:58:00Z">
        <w:r w:rsidRPr="00943B7C">
          <w:rPr>
            <w:rFonts w:ascii="Cambria" w:hAnsi="Cambria"/>
            <w:sz w:val="24"/>
            <w:szCs w:val="24"/>
            <w:rPrChange w:id="764" w:author="Muhammad Awais" w:date="2026-05-01T18:02:00Z">
              <w:rPr>
                <w:rFonts w:ascii="Cambria" w:hAnsi="Cambria"/>
              </w:rPr>
            </w:rPrChange>
          </w:rPr>
          <w:t>When working with highly confidential data, we learned the importance of data privacy and realized that it is our responsibility to take care of patient’s privacy as it also aligns with SDG 16.</w:t>
        </w:r>
      </w:ins>
    </w:p>
    <w:p w14:paraId="3B95453F" w14:textId="4EDE053F" w:rsidR="00744C9D" w:rsidRPr="00943B7C" w:rsidRDefault="00744C9D" w:rsidP="003F63E5">
      <w:pPr>
        <w:pStyle w:val="ListParagraph"/>
        <w:numPr>
          <w:ilvl w:val="0"/>
          <w:numId w:val="16"/>
        </w:numPr>
        <w:shd w:val="clear" w:color="auto" w:fill="FFFFFF"/>
        <w:spacing w:after="160" w:line="360" w:lineRule="auto"/>
        <w:jc w:val="both"/>
        <w:rPr>
          <w:ins w:id="765" w:author="Muhammad Awais" w:date="2026-05-01T17:58:00Z"/>
          <w:rFonts w:ascii="Arial" w:eastAsia="Times New Roman" w:hAnsi="Arial" w:cs="Arial"/>
          <w:color w:val="1F1F1F"/>
          <w:sz w:val="24"/>
          <w:szCs w:val="24"/>
          <w:rPrChange w:id="766" w:author="Muhammad Awais" w:date="2026-05-01T18:02:00Z">
            <w:rPr>
              <w:ins w:id="767" w:author="Muhammad Awais" w:date="2026-05-01T17:58:00Z"/>
              <w:rFonts w:ascii="Arial" w:eastAsia="Times New Roman" w:hAnsi="Arial" w:cs="Arial"/>
              <w:color w:val="1F1F1F"/>
              <w:sz w:val="21"/>
              <w:szCs w:val="21"/>
            </w:rPr>
          </w:rPrChange>
        </w:rPr>
        <w:pPrChange w:id="768" w:author="Muhammad Awais" w:date="2026-05-01T18:02:00Z">
          <w:pPr>
            <w:pStyle w:val="ListParagraph"/>
            <w:shd w:val="clear" w:color="auto" w:fill="FFFFFF"/>
            <w:spacing w:line="360" w:lineRule="auto"/>
          </w:pPr>
        </w:pPrChange>
      </w:pPr>
      <w:ins w:id="769" w:author="Muhammad Awais" w:date="2026-05-01T17:58:00Z">
        <w:r w:rsidRPr="00943B7C">
          <w:rPr>
            <w:rFonts w:ascii="Cambria" w:hAnsi="Cambria"/>
            <w:b/>
            <w:bCs/>
            <w:sz w:val="24"/>
            <w:szCs w:val="24"/>
            <w:rPrChange w:id="770" w:author="Muhammad Awais" w:date="2026-05-01T18:02:00Z">
              <w:rPr>
                <w:rFonts w:ascii="Cambria" w:hAnsi="Cambria"/>
                <w:b/>
                <w:bCs/>
              </w:rPr>
            </w:rPrChange>
          </w:rPr>
          <w:t>WORKFLOW MANAGEMENT:</w:t>
        </w:r>
      </w:ins>
      <w:ins w:id="771" w:author="Muhammad Awais" w:date="2026-05-01T18:02:00Z">
        <w:r w:rsidR="00943B7C" w:rsidRPr="00943B7C">
          <w:rPr>
            <w:rFonts w:ascii="Cambria" w:hAnsi="Cambria"/>
            <w:b/>
            <w:bCs/>
            <w:sz w:val="24"/>
            <w:szCs w:val="24"/>
          </w:rPr>
          <w:t xml:space="preserve"> </w:t>
        </w:r>
      </w:ins>
      <w:ins w:id="772" w:author="Muhammad Awais" w:date="2026-05-01T17:58:00Z">
        <w:r w:rsidRPr="00943B7C">
          <w:rPr>
            <w:rFonts w:ascii="Cambria" w:hAnsi="Cambria"/>
            <w:sz w:val="24"/>
            <w:szCs w:val="24"/>
            <w:rPrChange w:id="773" w:author="Muhammad Awais" w:date="2026-05-01T18:02:00Z">
              <w:rPr>
                <w:rFonts w:ascii="Cambria" w:hAnsi="Cambria"/>
              </w:rPr>
            </w:rPrChange>
          </w:rPr>
          <w:t>In these 15 hours we worked in highly professional environment and managed to digitize 700 patient files, which highlighted the importance of data and time management while working in public sectors.</w:t>
        </w:r>
      </w:ins>
    </w:p>
    <w:p w14:paraId="34AD2AEC" w14:textId="5C20C52D" w:rsidR="00744C9D" w:rsidRPr="00943B7C" w:rsidRDefault="00744C9D" w:rsidP="003F63E5">
      <w:pPr>
        <w:pStyle w:val="ListParagraph"/>
        <w:numPr>
          <w:ilvl w:val="0"/>
          <w:numId w:val="16"/>
        </w:numPr>
        <w:spacing w:after="160" w:line="360" w:lineRule="auto"/>
        <w:jc w:val="both"/>
        <w:rPr>
          <w:ins w:id="774" w:author="Muhammad Awais" w:date="2026-05-01T17:58:00Z"/>
          <w:rFonts w:ascii="Cambria" w:hAnsi="Cambria"/>
          <w:sz w:val="24"/>
          <w:szCs w:val="24"/>
          <w:rPrChange w:id="775" w:author="Muhammad Awais" w:date="2026-05-01T18:02:00Z">
            <w:rPr>
              <w:ins w:id="776" w:author="Muhammad Awais" w:date="2026-05-01T17:58:00Z"/>
              <w:rFonts w:ascii="Cambria" w:hAnsi="Cambria"/>
            </w:rPr>
          </w:rPrChange>
        </w:rPr>
        <w:pPrChange w:id="777" w:author="Muhammad Awais" w:date="2026-05-01T18:02:00Z">
          <w:pPr>
            <w:pStyle w:val="ListParagraph"/>
            <w:spacing w:line="360" w:lineRule="auto"/>
          </w:pPr>
        </w:pPrChange>
      </w:pPr>
      <w:ins w:id="778" w:author="Muhammad Awais" w:date="2026-05-01T17:58:00Z">
        <w:r w:rsidRPr="00943B7C">
          <w:rPr>
            <w:rFonts w:ascii="Cambria" w:hAnsi="Cambria"/>
            <w:b/>
            <w:bCs/>
            <w:sz w:val="24"/>
            <w:szCs w:val="24"/>
            <w:rPrChange w:id="779" w:author="Muhammad Awais" w:date="2026-05-01T18:02:00Z">
              <w:rPr>
                <w:rFonts w:ascii="Cambria" w:hAnsi="Cambria"/>
                <w:b/>
                <w:bCs/>
              </w:rPr>
            </w:rPrChange>
          </w:rPr>
          <w:t>SENSE OF EMPATHY AND COMMMUNITY ENGAGEMENT:</w:t>
        </w:r>
      </w:ins>
      <w:ins w:id="780" w:author="Muhammad Awais" w:date="2026-05-01T18:02:00Z">
        <w:r w:rsidR="00943B7C" w:rsidRPr="00943B7C">
          <w:rPr>
            <w:rFonts w:ascii="Cambria" w:hAnsi="Cambria"/>
            <w:b/>
            <w:bCs/>
            <w:sz w:val="24"/>
            <w:szCs w:val="24"/>
          </w:rPr>
          <w:t xml:space="preserve"> </w:t>
        </w:r>
      </w:ins>
      <w:ins w:id="781" w:author="Muhammad Awais" w:date="2026-05-01T17:58:00Z">
        <w:r w:rsidRPr="00943B7C">
          <w:rPr>
            <w:rFonts w:ascii="Cambria" w:hAnsi="Cambria"/>
            <w:sz w:val="24"/>
            <w:szCs w:val="24"/>
            <w:rPrChange w:id="782" w:author="Muhammad Awais" w:date="2026-05-01T18:02:00Z">
              <w:rPr>
                <w:rFonts w:ascii="Cambria" w:hAnsi="Cambria"/>
              </w:rPr>
            </w:rPrChange>
          </w:rPr>
          <w:t>While interacting with hospital’s environment we were able to see the impact of our project on hospital’s community, specifically how organized and digital data provides much faster treatment service to the patients.</w:t>
        </w:r>
      </w:ins>
    </w:p>
    <w:p w14:paraId="555BE264" w14:textId="77777777" w:rsidR="00943B7C" w:rsidRPr="00943B7C" w:rsidRDefault="00744C9D" w:rsidP="003F63E5">
      <w:pPr>
        <w:pStyle w:val="ListParagraph"/>
        <w:numPr>
          <w:ilvl w:val="0"/>
          <w:numId w:val="17"/>
        </w:numPr>
        <w:spacing w:line="360" w:lineRule="auto"/>
        <w:ind w:left="360"/>
        <w:jc w:val="both"/>
        <w:rPr>
          <w:ins w:id="783" w:author="Muhammad Awais" w:date="2026-05-01T18:03:00Z"/>
          <w:rFonts w:ascii="Cambria" w:hAnsi="Cambria"/>
          <w:sz w:val="24"/>
          <w:szCs w:val="24"/>
          <w:rPrChange w:id="784" w:author="Muhammad Awais" w:date="2026-05-01T18:03:00Z">
            <w:rPr>
              <w:ins w:id="785" w:author="Muhammad Awais" w:date="2026-05-01T18:03:00Z"/>
              <w:rFonts w:ascii="Cambria" w:hAnsi="Cambria"/>
              <w:b/>
              <w:bCs/>
              <w:sz w:val="24"/>
              <w:szCs w:val="24"/>
            </w:rPr>
          </w:rPrChange>
        </w:rPr>
      </w:pPr>
      <w:ins w:id="786" w:author="Muhammad Awais" w:date="2026-05-01T17:58:00Z">
        <w:r w:rsidRPr="00943B7C">
          <w:rPr>
            <w:rFonts w:ascii="Cambria" w:hAnsi="Cambria"/>
            <w:b/>
            <w:bCs/>
            <w:sz w:val="24"/>
            <w:szCs w:val="24"/>
            <w:rPrChange w:id="787" w:author="Muhammad Awais" w:date="2026-05-01T18:02:00Z">
              <w:rPr>
                <w:rFonts w:ascii="Cambria" w:hAnsi="Cambria"/>
                <w:b/>
                <w:bCs/>
              </w:rPr>
            </w:rPrChange>
          </w:rPr>
          <w:t>CHALLENGES FACED AND STRATEGIC SOLUTION:</w:t>
        </w:r>
      </w:ins>
      <w:ins w:id="788" w:author="Muhammad Awais" w:date="2026-05-01T18:02:00Z">
        <w:r w:rsidR="00943B7C" w:rsidRPr="00943B7C">
          <w:rPr>
            <w:rFonts w:ascii="Cambria" w:hAnsi="Cambria"/>
            <w:b/>
            <w:bCs/>
            <w:sz w:val="24"/>
            <w:szCs w:val="24"/>
          </w:rPr>
          <w:t xml:space="preserve"> </w:t>
        </w:r>
      </w:ins>
    </w:p>
    <w:p w14:paraId="2A8CF352" w14:textId="44BBFB41" w:rsidR="00744C9D" w:rsidRPr="00943B7C" w:rsidRDefault="00744C9D" w:rsidP="003F63E5">
      <w:pPr>
        <w:pStyle w:val="ListParagraph"/>
        <w:spacing w:line="360" w:lineRule="auto"/>
        <w:ind w:left="360"/>
        <w:jc w:val="both"/>
        <w:rPr>
          <w:ins w:id="789" w:author="Muhammad Awais" w:date="2026-05-01T17:58:00Z"/>
          <w:rFonts w:ascii="Cambria" w:hAnsi="Cambria"/>
          <w:sz w:val="24"/>
          <w:szCs w:val="24"/>
          <w:rPrChange w:id="790" w:author="Muhammad Awais" w:date="2026-05-01T18:03:00Z">
            <w:rPr>
              <w:ins w:id="791" w:author="Muhammad Awais" w:date="2026-05-01T17:58:00Z"/>
              <w:rFonts w:ascii="Cambria" w:hAnsi="Cambria"/>
            </w:rPr>
          </w:rPrChange>
        </w:rPr>
        <w:pPrChange w:id="792" w:author="Muhammad Awais" w:date="2026-05-01T18:03:00Z">
          <w:pPr>
            <w:spacing w:line="360" w:lineRule="auto"/>
          </w:pPr>
        </w:pPrChange>
      </w:pPr>
      <w:ins w:id="793" w:author="Muhammad Awais" w:date="2026-05-01T17:58:00Z">
        <w:r w:rsidRPr="00943B7C">
          <w:rPr>
            <w:rFonts w:ascii="Cambria" w:hAnsi="Cambria"/>
            <w:sz w:val="24"/>
            <w:szCs w:val="24"/>
            <w:rPrChange w:id="794" w:author="Muhammad Awais" w:date="2026-05-01T18:03:00Z">
              <w:rPr>
                <w:rFonts w:ascii="Cambria" w:hAnsi="Cambria"/>
              </w:rPr>
            </w:rPrChange>
          </w:rPr>
          <w:t xml:space="preserve">While doing a project at a busy public institution like </w:t>
        </w:r>
        <w:r w:rsidRPr="00943B7C">
          <w:rPr>
            <w:rFonts w:ascii="Cambria" w:hAnsi="Cambria"/>
            <w:b/>
            <w:bCs/>
            <w:sz w:val="24"/>
            <w:szCs w:val="24"/>
            <w:rPrChange w:id="795" w:author="Muhammad Awais" w:date="2026-05-01T18:03:00Z">
              <w:rPr>
                <w:rFonts w:ascii="Cambria" w:hAnsi="Cambria"/>
                <w:b/>
                <w:bCs/>
              </w:rPr>
            </w:rPrChange>
          </w:rPr>
          <w:t>HAYATABAD MEDICAL COMPLEX (HMC)</w:t>
        </w:r>
        <w:r w:rsidRPr="00943B7C">
          <w:rPr>
            <w:rFonts w:ascii="Cambria" w:hAnsi="Cambria"/>
            <w:sz w:val="24"/>
            <w:szCs w:val="24"/>
            <w:rPrChange w:id="796" w:author="Muhammad Awais" w:date="2026-05-01T18:03:00Z">
              <w:rPr>
                <w:rFonts w:ascii="Cambria" w:hAnsi="Cambria"/>
              </w:rPr>
            </w:rPrChange>
          </w:rPr>
          <w:t>, the group faced a lot of logistical and environmental barriers.</w:t>
        </w:r>
      </w:ins>
    </w:p>
    <w:p w14:paraId="7322F8D0" w14:textId="16A724E1" w:rsidR="00744C9D" w:rsidRPr="00943B7C" w:rsidRDefault="00744C9D" w:rsidP="003F63E5">
      <w:pPr>
        <w:pStyle w:val="ListParagraph"/>
        <w:numPr>
          <w:ilvl w:val="0"/>
          <w:numId w:val="16"/>
        </w:numPr>
        <w:spacing w:after="160" w:line="360" w:lineRule="auto"/>
        <w:jc w:val="both"/>
        <w:rPr>
          <w:ins w:id="797" w:author="Muhammad Awais" w:date="2026-05-01T17:58:00Z"/>
          <w:rFonts w:ascii="Cambria" w:hAnsi="Cambria"/>
          <w:sz w:val="24"/>
          <w:szCs w:val="24"/>
          <w:rPrChange w:id="798" w:author="Muhammad Awais" w:date="2026-05-01T18:03:00Z">
            <w:rPr>
              <w:ins w:id="799" w:author="Muhammad Awais" w:date="2026-05-01T17:58:00Z"/>
              <w:rFonts w:ascii="Cambria" w:hAnsi="Cambria"/>
            </w:rPr>
          </w:rPrChange>
        </w:rPr>
        <w:pPrChange w:id="800" w:author="Muhammad Awais" w:date="2026-05-01T18:03:00Z">
          <w:pPr>
            <w:pStyle w:val="ListParagraph"/>
            <w:spacing w:line="360" w:lineRule="auto"/>
          </w:pPr>
        </w:pPrChange>
      </w:pPr>
      <w:ins w:id="801" w:author="Muhammad Awais" w:date="2026-05-01T17:58:00Z">
        <w:r w:rsidRPr="00943B7C">
          <w:rPr>
            <w:rFonts w:ascii="Cambria" w:hAnsi="Cambria"/>
            <w:b/>
            <w:bCs/>
            <w:sz w:val="24"/>
            <w:szCs w:val="24"/>
            <w:rPrChange w:id="802" w:author="Muhammad Awais" w:date="2026-05-01T18:03:00Z">
              <w:rPr>
                <w:rFonts w:ascii="Cambria" w:hAnsi="Cambria"/>
                <w:b/>
                <w:bCs/>
              </w:rPr>
            </w:rPrChange>
          </w:rPr>
          <w:t>ENVIRONMENTAL HURDLES:</w:t>
        </w:r>
      </w:ins>
      <w:ins w:id="803" w:author="Muhammad Awais" w:date="2026-05-01T18:03:00Z">
        <w:r w:rsidR="00943B7C" w:rsidRPr="00943B7C">
          <w:rPr>
            <w:rFonts w:ascii="Cambria" w:hAnsi="Cambria"/>
            <w:b/>
            <w:bCs/>
            <w:sz w:val="24"/>
            <w:szCs w:val="24"/>
          </w:rPr>
          <w:t xml:space="preserve"> </w:t>
        </w:r>
      </w:ins>
      <w:ins w:id="804" w:author="Muhammad Awais" w:date="2026-05-01T17:58:00Z">
        <w:r w:rsidRPr="00943B7C">
          <w:rPr>
            <w:rFonts w:ascii="Cambria" w:hAnsi="Cambria"/>
            <w:sz w:val="24"/>
            <w:szCs w:val="24"/>
            <w:rPrChange w:id="805" w:author="Muhammad Awais" w:date="2026-05-01T18:03:00Z">
              <w:rPr>
                <w:rFonts w:ascii="Cambria" w:hAnsi="Cambria"/>
              </w:rPr>
            </w:rPrChange>
          </w:rPr>
          <w:t xml:space="preserve">The workspace provided was really congested, making it quite difficult for all group members to work together in a particular space as a single unit. </w:t>
        </w:r>
      </w:ins>
    </w:p>
    <w:p w14:paraId="1FB03E5F" w14:textId="77777777" w:rsidR="00744C9D" w:rsidRPr="00744C9D" w:rsidRDefault="00744C9D" w:rsidP="003F63E5">
      <w:pPr>
        <w:pStyle w:val="ListParagraph"/>
        <w:spacing w:line="360" w:lineRule="auto"/>
        <w:jc w:val="both"/>
        <w:rPr>
          <w:ins w:id="806" w:author="Muhammad Awais" w:date="2026-05-01T17:58:00Z"/>
          <w:rFonts w:ascii="Cambria" w:hAnsi="Cambria"/>
          <w:sz w:val="24"/>
          <w:szCs w:val="24"/>
          <w:rPrChange w:id="807" w:author="Muhammad Awais" w:date="2026-05-01T17:59:00Z">
            <w:rPr>
              <w:ins w:id="808" w:author="Muhammad Awais" w:date="2026-05-01T17:58:00Z"/>
              <w:rFonts w:ascii="Cambria" w:hAnsi="Cambria"/>
            </w:rPr>
          </w:rPrChange>
        </w:rPr>
      </w:pPr>
      <w:ins w:id="809" w:author="Muhammad Awais" w:date="2026-05-01T17:58:00Z">
        <w:r w:rsidRPr="00744C9D">
          <w:rPr>
            <w:rFonts w:ascii="Cambria" w:hAnsi="Cambria"/>
            <w:b/>
            <w:bCs/>
            <w:sz w:val="24"/>
            <w:szCs w:val="24"/>
            <w:rPrChange w:id="810" w:author="Muhammad Awais" w:date="2026-05-01T17:59:00Z">
              <w:rPr>
                <w:rFonts w:ascii="Cambria" w:hAnsi="Cambria"/>
                <w:b/>
                <w:bCs/>
              </w:rPr>
            </w:rPrChange>
          </w:rPr>
          <w:t xml:space="preserve">SOLUTION: </w:t>
        </w:r>
        <w:r w:rsidRPr="00744C9D">
          <w:rPr>
            <w:rFonts w:ascii="Cambria" w:hAnsi="Cambria"/>
            <w:sz w:val="24"/>
            <w:szCs w:val="24"/>
            <w:rPrChange w:id="811" w:author="Muhammad Awais" w:date="2026-05-01T17:59:00Z">
              <w:rPr>
                <w:rFonts w:ascii="Cambria" w:hAnsi="Cambria"/>
              </w:rPr>
            </w:rPrChange>
          </w:rPr>
          <w:t>We resolved this workspace issue by splitting up into two separate sub-groups, one focused on the file’s verification and cleaning and the other focused on digitizing and uploading of these files.</w:t>
        </w:r>
      </w:ins>
    </w:p>
    <w:p w14:paraId="38B28D82" w14:textId="2276EE4C" w:rsidR="00744C9D" w:rsidRPr="00943B7C" w:rsidRDefault="00744C9D" w:rsidP="003F63E5">
      <w:pPr>
        <w:pStyle w:val="ListParagraph"/>
        <w:numPr>
          <w:ilvl w:val="0"/>
          <w:numId w:val="16"/>
        </w:numPr>
        <w:spacing w:after="160" w:line="360" w:lineRule="auto"/>
        <w:jc w:val="both"/>
        <w:rPr>
          <w:ins w:id="812" w:author="Muhammad Awais" w:date="2026-05-01T17:58:00Z"/>
          <w:rFonts w:ascii="Cambria" w:hAnsi="Cambria"/>
          <w:sz w:val="24"/>
          <w:szCs w:val="24"/>
          <w:rPrChange w:id="813" w:author="Muhammad Awais" w:date="2026-05-01T18:02:00Z">
            <w:rPr>
              <w:ins w:id="814" w:author="Muhammad Awais" w:date="2026-05-01T17:58:00Z"/>
              <w:rFonts w:ascii="Cambria" w:hAnsi="Cambria"/>
            </w:rPr>
          </w:rPrChange>
        </w:rPr>
        <w:pPrChange w:id="815" w:author="Muhammad Awais" w:date="2026-05-01T18:02:00Z">
          <w:pPr>
            <w:pStyle w:val="ListParagraph"/>
            <w:spacing w:line="360" w:lineRule="auto"/>
          </w:pPr>
        </w:pPrChange>
      </w:pPr>
      <w:ins w:id="816" w:author="Muhammad Awais" w:date="2026-05-01T17:58:00Z">
        <w:r w:rsidRPr="00943B7C">
          <w:rPr>
            <w:rFonts w:ascii="Cambria" w:hAnsi="Cambria"/>
            <w:b/>
            <w:bCs/>
            <w:sz w:val="24"/>
            <w:szCs w:val="24"/>
            <w:rPrChange w:id="817" w:author="Muhammad Awais" w:date="2026-05-01T18:02:00Z">
              <w:rPr>
                <w:rFonts w:ascii="Cambria" w:hAnsi="Cambria"/>
                <w:b/>
                <w:bCs/>
              </w:rPr>
            </w:rPrChange>
          </w:rPr>
          <w:t>LACK OF RESOURCES:</w:t>
        </w:r>
      </w:ins>
      <w:ins w:id="818" w:author="Muhammad Awais" w:date="2026-05-01T18:02:00Z">
        <w:r w:rsidR="00943B7C">
          <w:rPr>
            <w:rFonts w:ascii="Cambria" w:hAnsi="Cambria"/>
            <w:b/>
            <w:bCs/>
            <w:sz w:val="24"/>
            <w:szCs w:val="24"/>
          </w:rPr>
          <w:t xml:space="preserve"> </w:t>
        </w:r>
      </w:ins>
      <w:ins w:id="819" w:author="Muhammad Awais" w:date="2026-05-01T17:58:00Z">
        <w:r w:rsidRPr="00943B7C">
          <w:rPr>
            <w:rFonts w:ascii="Cambria" w:hAnsi="Cambria"/>
            <w:sz w:val="24"/>
            <w:szCs w:val="24"/>
            <w:rPrChange w:id="820" w:author="Muhammad Awais" w:date="2026-05-01T18:02:00Z">
              <w:rPr>
                <w:rFonts w:ascii="Cambria" w:hAnsi="Cambria"/>
              </w:rPr>
            </w:rPrChange>
          </w:rPr>
          <w:t>While working at HMC, we faced shortage of resources like scanners, staplers and a limited number of stamps which were mandatory for files verification. This wasted a lot of time.</w:t>
        </w:r>
      </w:ins>
    </w:p>
    <w:p w14:paraId="34EB89B9" w14:textId="77777777" w:rsidR="00744C9D" w:rsidRPr="00744C9D" w:rsidRDefault="00744C9D" w:rsidP="003F63E5">
      <w:pPr>
        <w:pStyle w:val="ListParagraph"/>
        <w:spacing w:line="360" w:lineRule="auto"/>
        <w:jc w:val="both"/>
        <w:rPr>
          <w:ins w:id="821" w:author="Muhammad Awais" w:date="2026-05-01T17:58:00Z"/>
          <w:rFonts w:ascii="Cambria" w:hAnsi="Cambria"/>
          <w:sz w:val="24"/>
          <w:szCs w:val="24"/>
          <w:rPrChange w:id="822" w:author="Muhammad Awais" w:date="2026-05-01T17:59:00Z">
            <w:rPr>
              <w:ins w:id="823" w:author="Muhammad Awais" w:date="2026-05-01T17:58:00Z"/>
              <w:rFonts w:ascii="Cambria" w:hAnsi="Cambria"/>
            </w:rPr>
          </w:rPrChange>
        </w:rPr>
      </w:pPr>
      <w:ins w:id="824" w:author="Muhammad Awais" w:date="2026-05-01T17:58:00Z">
        <w:r w:rsidRPr="00744C9D">
          <w:rPr>
            <w:rFonts w:ascii="Cambria" w:hAnsi="Cambria"/>
            <w:b/>
            <w:bCs/>
            <w:sz w:val="24"/>
            <w:szCs w:val="24"/>
            <w:rPrChange w:id="825" w:author="Muhammad Awais" w:date="2026-05-01T17:59:00Z">
              <w:rPr>
                <w:rFonts w:ascii="Cambria" w:hAnsi="Cambria"/>
                <w:b/>
                <w:bCs/>
              </w:rPr>
            </w:rPrChange>
          </w:rPr>
          <w:t xml:space="preserve">SOLUTION: </w:t>
        </w:r>
        <w:r w:rsidRPr="00744C9D">
          <w:rPr>
            <w:rFonts w:ascii="Cambria" w:hAnsi="Cambria"/>
            <w:sz w:val="24"/>
            <w:szCs w:val="24"/>
            <w:rPrChange w:id="826" w:author="Muhammad Awais" w:date="2026-05-01T17:59:00Z">
              <w:rPr>
                <w:rFonts w:ascii="Cambria" w:hAnsi="Cambria"/>
              </w:rPr>
            </w:rPrChange>
          </w:rPr>
          <w:t>Tasks were divided in a way that different students perform different tasks at the same time so that every task goes in parallel.</w:t>
        </w:r>
      </w:ins>
    </w:p>
    <w:p w14:paraId="2264A791" w14:textId="7CA4DEA1" w:rsidR="00744C9D" w:rsidRPr="00943B7C" w:rsidRDefault="00744C9D" w:rsidP="003F63E5">
      <w:pPr>
        <w:pStyle w:val="ListParagraph"/>
        <w:numPr>
          <w:ilvl w:val="0"/>
          <w:numId w:val="16"/>
        </w:numPr>
        <w:spacing w:after="160" w:line="360" w:lineRule="auto"/>
        <w:jc w:val="both"/>
        <w:rPr>
          <w:ins w:id="827" w:author="Muhammad Awais" w:date="2026-05-01T17:58:00Z"/>
          <w:rFonts w:ascii="Cambria" w:hAnsi="Cambria"/>
          <w:sz w:val="24"/>
          <w:szCs w:val="24"/>
          <w:rPrChange w:id="828" w:author="Muhammad Awais" w:date="2026-05-01T18:03:00Z">
            <w:rPr>
              <w:ins w:id="829" w:author="Muhammad Awais" w:date="2026-05-01T17:58:00Z"/>
              <w:rFonts w:ascii="Cambria" w:hAnsi="Cambria"/>
            </w:rPr>
          </w:rPrChange>
        </w:rPr>
        <w:pPrChange w:id="830" w:author="Muhammad Awais" w:date="2026-05-01T18:03:00Z">
          <w:pPr>
            <w:pStyle w:val="ListParagraph"/>
            <w:spacing w:line="360" w:lineRule="auto"/>
          </w:pPr>
        </w:pPrChange>
      </w:pPr>
      <w:ins w:id="831" w:author="Muhammad Awais" w:date="2026-05-01T17:58:00Z">
        <w:r w:rsidRPr="00943B7C">
          <w:rPr>
            <w:rFonts w:ascii="Cambria" w:hAnsi="Cambria"/>
            <w:b/>
            <w:bCs/>
            <w:sz w:val="24"/>
            <w:szCs w:val="24"/>
            <w:rPrChange w:id="832" w:author="Muhammad Awais" w:date="2026-05-01T18:03:00Z">
              <w:rPr>
                <w:rFonts w:ascii="Cambria" w:hAnsi="Cambria"/>
                <w:b/>
                <w:bCs/>
              </w:rPr>
            </w:rPrChange>
          </w:rPr>
          <w:t>LANGUAGE BARRIER:</w:t>
        </w:r>
      </w:ins>
      <w:ins w:id="833" w:author="Muhammad Awais" w:date="2026-05-01T18:03:00Z">
        <w:r w:rsidR="00943B7C">
          <w:rPr>
            <w:rFonts w:ascii="Cambria" w:hAnsi="Cambria"/>
            <w:b/>
            <w:bCs/>
            <w:sz w:val="24"/>
            <w:szCs w:val="24"/>
          </w:rPr>
          <w:t xml:space="preserve"> </w:t>
        </w:r>
      </w:ins>
      <w:ins w:id="834" w:author="Muhammad Awais" w:date="2026-05-01T17:58:00Z">
        <w:r w:rsidRPr="00943B7C">
          <w:rPr>
            <w:rFonts w:ascii="Cambria" w:hAnsi="Cambria"/>
            <w:sz w:val="24"/>
            <w:szCs w:val="24"/>
            <w:rPrChange w:id="835" w:author="Muhammad Awais" w:date="2026-05-01T18:03:00Z">
              <w:rPr>
                <w:rFonts w:ascii="Cambria" w:hAnsi="Cambria"/>
              </w:rPr>
            </w:rPrChange>
          </w:rPr>
          <w:t xml:space="preserve">As the primary language spoken at HMC was Pashto and no group member was native speaker, communicating with the staff members was a difficult task. </w:t>
        </w:r>
      </w:ins>
    </w:p>
    <w:p w14:paraId="0A7D1E2D" w14:textId="77777777" w:rsidR="00744C9D" w:rsidRPr="00744C9D" w:rsidRDefault="00744C9D" w:rsidP="003F63E5">
      <w:pPr>
        <w:pStyle w:val="ListParagraph"/>
        <w:spacing w:line="360" w:lineRule="auto"/>
        <w:jc w:val="both"/>
        <w:rPr>
          <w:ins w:id="836" w:author="Muhammad Awais" w:date="2026-05-01T17:58:00Z"/>
          <w:rFonts w:ascii="Cambria" w:hAnsi="Cambria"/>
          <w:sz w:val="24"/>
          <w:szCs w:val="24"/>
          <w:rPrChange w:id="837" w:author="Muhammad Awais" w:date="2026-05-01T17:59:00Z">
            <w:rPr>
              <w:ins w:id="838" w:author="Muhammad Awais" w:date="2026-05-01T17:58:00Z"/>
              <w:rFonts w:ascii="Cambria" w:hAnsi="Cambria"/>
            </w:rPr>
          </w:rPrChange>
        </w:rPr>
      </w:pPr>
      <w:ins w:id="839" w:author="Muhammad Awais" w:date="2026-05-01T17:58:00Z">
        <w:r w:rsidRPr="00744C9D">
          <w:rPr>
            <w:rFonts w:ascii="Cambria" w:hAnsi="Cambria"/>
            <w:b/>
            <w:bCs/>
            <w:sz w:val="24"/>
            <w:szCs w:val="24"/>
            <w:rPrChange w:id="840" w:author="Muhammad Awais" w:date="2026-05-01T17:59:00Z">
              <w:rPr>
                <w:rFonts w:ascii="Cambria" w:hAnsi="Cambria"/>
                <w:b/>
                <w:bCs/>
              </w:rPr>
            </w:rPrChange>
          </w:rPr>
          <w:t xml:space="preserve">SOLUTION: </w:t>
        </w:r>
        <w:r w:rsidRPr="00744C9D">
          <w:rPr>
            <w:rFonts w:ascii="Cambria" w:hAnsi="Cambria"/>
            <w:sz w:val="24"/>
            <w:szCs w:val="24"/>
            <w:rPrChange w:id="841" w:author="Muhammad Awais" w:date="2026-05-01T17:59:00Z">
              <w:rPr>
                <w:rFonts w:ascii="Cambria" w:hAnsi="Cambria"/>
              </w:rPr>
            </w:rPrChange>
          </w:rPr>
          <w:t>To solve this issue, we majorly communicated in English and at times took help of fellow group members working with us at HMC.</w:t>
        </w:r>
      </w:ins>
    </w:p>
    <w:p w14:paraId="7CFB562C" w14:textId="0A18D56F" w:rsidR="00744C9D" w:rsidRPr="00943B7C" w:rsidRDefault="00744C9D" w:rsidP="003F63E5">
      <w:pPr>
        <w:pStyle w:val="ListParagraph"/>
        <w:numPr>
          <w:ilvl w:val="0"/>
          <w:numId w:val="17"/>
        </w:numPr>
        <w:spacing w:line="360" w:lineRule="auto"/>
        <w:jc w:val="both"/>
        <w:rPr>
          <w:ins w:id="842" w:author="Muhammad Awais" w:date="2026-05-01T17:58:00Z"/>
          <w:rFonts w:ascii="Cambria" w:hAnsi="Cambria"/>
          <w:b/>
          <w:bCs/>
          <w:sz w:val="24"/>
          <w:szCs w:val="24"/>
          <w:rPrChange w:id="843" w:author="Muhammad Awais" w:date="2026-05-01T18:03:00Z">
            <w:rPr>
              <w:ins w:id="844" w:author="Muhammad Awais" w:date="2026-05-01T17:58:00Z"/>
              <w:rFonts w:ascii="Cambria" w:hAnsi="Cambria"/>
              <w:b/>
              <w:bCs/>
            </w:rPr>
          </w:rPrChange>
        </w:rPr>
        <w:pPrChange w:id="845" w:author="Muhammad Awais" w:date="2026-05-01T18:03:00Z">
          <w:pPr>
            <w:spacing w:line="360" w:lineRule="auto"/>
          </w:pPr>
        </w:pPrChange>
      </w:pPr>
      <w:ins w:id="846" w:author="Muhammad Awais" w:date="2026-05-01T17:58:00Z">
        <w:r w:rsidRPr="00943B7C">
          <w:rPr>
            <w:rFonts w:ascii="Cambria" w:hAnsi="Cambria"/>
            <w:b/>
            <w:bCs/>
            <w:sz w:val="24"/>
            <w:szCs w:val="24"/>
            <w:rPrChange w:id="847" w:author="Muhammad Awais" w:date="2026-05-01T18:03:00Z">
              <w:rPr>
                <w:rFonts w:ascii="Cambria" w:hAnsi="Cambria"/>
                <w:b/>
                <w:bCs/>
              </w:rPr>
            </w:rPrChange>
          </w:rPr>
          <w:t>CONFLICT MANGEMENT &amp; NEGOTIATION WITH STAKEHOLDERS:</w:t>
        </w:r>
      </w:ins>
    </w:p>
    <w:p w14:paraId="5125CE2B" w14:textId="77777777" w:rsidR="00744C9D" w:rsidRPr="00744C9D" w:rsidRDefault="00744C9D" w:rsidP="003F63E5">
      <w:pPr>
        <w:spacing w:line="360" w:lineRule="auto"/>
        <w:ind w:left="360"/>
        <w:jc w:val="both"/>
        <w:rPr>
          <w:ins w:id="848" w:author="Muhammad Awais" w:date="2026-05-01T17:58:00Z"/>
          <w:rFonts w:ascii="Cambria" w:hAnsi="Cambria"/>
          <w:sz w:val="24"/>
          <w:szCs w:val="24"/>
          <w:rPrChange w:id="849" w:author="Muhammad Awais" w:date="2026-05-01T17:59:00Z">
            <w:rPr>
              <w:ins w:id="850" w:author="Muhammad Awais" w:date="2026-05-01T17:58:00Z"/>
              <w:rFonts w:ascii="Cambria" w:hAnsi="Cambria"/>
            </w:rPr>
          </w:rPrChange>
        </w:rPr>
        <w:pPrChange w:id="851" w:author="Muhammad Awais" w:date="2026-05-01T18:04:00Z">
          <w:pPr>
            <w:spacing w:line="360" w:lineRule="auto"/>
          </w:pPr>
        </w:pPrChange>
      </w:pPr>
      <w:ins w:id="852" w:author="Muhammad Awais" w:date="2026-05-01T17:58:00Z">
        <w:r w:rsidRPr="00744C9D">
          <w:rPr>
            <w:rFonts w:ascii="Cambria" w:hAnsi="Cambria"/>
            <w:sz w:val="24"/>
            <w:szCs w:val="24"/>
            <w:rPrChange w:id="853" w:author="Muhammad Awais" w:date="2026-05-01T17:59:00Z">
              <w:rPr>
                <w:rFonts w:ascii="Cambria" w:hAnsi="Cambria"/>
              </w:rPr>
            </w:rPrChange>
          </w:rPr>
          <w:t>Managing a project with multiple influencers like IT staff, doctors and potential blockers like manual file handlers require balanced teamwork and negotiation.</w:t>
        </w:r>
      </w:ins>
    </w:p>
    <w:p w14:paraId="220CE643" w14:textId="6961E27A" w:rsidR="00744C9D" w:rsidRPr="00744C9D" w:rsidRDefault="00744C9D" w:rsidP="003F63E5">
      <w:pPr>
        <w:pStyle w:val="ListParagraph"/>
        <w:numPr>
          <w:ilvl w:val="0"/>
          <w:numId w:val="16"/>
        </w:numPr>
        <w:spacing w:after="160" w:line="360" w:lineRule="auto"/>
        <w:jc w:val="both"/>
        <w:rPr>
          <w:ins w:id="854" w:author="Muhammad Awais" w:date="2026-05-01T17:58:00Z"/>
          <w:rFonts w:ascii="Cambria" w:hAnsi="Cambria"/>
          <w:sz w:val="24"/>
          <w:szCs w:val="24"/>
          <w:rPrChange w:id="855" w:author="Muhammad Awais" w:date="2026-05-01T18:00:00Z">
            <w:rPr>
              <w:ins w:id="856" w:author="Muhammad Awais" w:date="2026-05-01T17:58:00Z"/>
              <w:rFonts w:ascii="Cambria" w:hAnsi="Cambria"/>
            </w:rPr>
          </w:rPrChange>
        </w:rPr>
        <w:pPrChange w:id="857" w:author="Muhammad Awais" w:date="2026-05-01T18:00:00Z">
          <w:pPr>
            <w:pStyle w:val="ListParagraph"/>
            <w:spacing w:line="360" w:lineRule="auto"/>
          </w:pPr>
        </w:pPrChange>
      </w:pPr>
      <w:ins w:id="858" w:author="Muhammad Awais" w:date="2026-05-01T17:58:00Z">
        <w:r w:rsidRPr="00744C9D">
          <w:rPr>
            <w:rFonts w:ascii="Cambria" w:hAnsi="Cambria"/>
            <w:b/>
            <w:bCs/>
            <w:sz w:val="24"/>
            <w:szCs w:val="24"/>
            <w:rPrChange w:id="859" w:author="Muhammad Awais" w:date="2026-05-01T18:00:00Z">
              <w:rPr>
                <w:rFonts w:ascii="Cambria" w:hAnsi="Cambria"/>
                <w:b/>
                <w:bCs/>
              </w:rPr>
            </w:rPrChange>
          </w:rPr>
          <w:t>HANDLING INTERNAL DISAGREEMNETS:</w:t>
        </w:r>
      </w:ins>
      <w:ins w:id="860" w:author="Muhammad Awais" w:date="2026-05-01T18:00:00Z">
        <w:r w:rsidRPr="00744C9D">
          <w:rPr>
            <w:rFonts w:ascii="Cambria" w:hAnsi="Cambria"/>
            <w:b/>
            <w:bCs/>
            <w:sz w:val="24"/>
            <w:szCs w:val="24"/>
          </w:rPr>
          <w:t xml:space="preserve"> </w:t>
        </w:r>
      </w:ins>
      <w:ins w:id="861" w:author="Muhammad Awais" w:date="2026-05-01T17:58:00Z">
        <w:r w:rsidRPr="00744C9D">
          <w:rPr>
            <w:rFonts w:ascii="Cambria" w:hAnsi="Cambria"/>
            <w:sz w:val="24"/>
            <w:szCs w:val="24"/>
            <w:rPrChange w:id="862" w:author="Muhammad Awais" w:date="2026-05-01T18:00:00Z">
              <w:rPr>
                <w:rFonts w:ascii="Cambria" w:hAnsi="Cambria"/>
              </w:rPr>
            </w:rPrChange>
          </w:rPr>
          <w:t>When limited workspace forced us to subdivide into groups, we managed to communicate through WhatsApp to maintain coordination and to ensure every group member is equally involved and well-aware. To resolve disagreements regarding task priority we referred to our initial project timeline to ensure we met our goal for 15-hour service.</w:t>
        </w:r>
      </w:ins>
    </w:p>
    <w:p w14:paraId="322B7767" w14:textId="5F43E915" w:rsidR="00744C9D" w:rsidRPr="00744C9D" w:rsidRDefault="00744C9D" w:rsidP="003F63E5">
      <w:pPr>
        <w:pStyle w:val="ListParagraph"/>
        <w:numPr>
          <w:ilvl w:val="0"/>
          <w:numId w:val="16"/>
        </w:numPr>
        <w:spacing w:after="160" w:line="360" w:lineRule="auto"/>
        <w:jc w:val="both"/>
        <w:rPr>
          <w:ins w:id="863" w:author="Muhammad Awais" w:date="2026-05-01T17:58:00Z"/>
          <w:rFonts w:ascii="Cambria" w:hAnsi="Cambria"/>
          <w:sz w:val="24"/>
          <w:szCs w:val="24"/>
          <w:rPrChange w:id="864" w:author="Muhammad Awais" w:date="2026-05-01T18:00:00Z">
            <w:rPr>
              <w:ins w:id="865" w:author="Muhammad Awais" w:date="2026-05-01T17:58:00Z"/>
              <w:rFonts w:ascii="Cambria" w:hAnsi="Cambria"/>
            </w:rPr>
          </w:rPrChange>
        </w:rPr>
        <w:pPrChange w:id="866" w:author="Muhammad Awais" w:date="2026-05-01T18:00:00Z">
          <w:pPr>
            <w:pStyle w:val="ListParagraph"/>
            <w:spacing w:line="360" w:lineRule="auto"/>
          </w:pPr>
        </w:pPrChange>
      </w:pPr>
      <w:ins w:id="867" w:author="Muhammad Awais" w:date="2026-05-01T17:58:00Z">
        <w:r w:rsidRPr="00744C9D">
          <w:rPr>
            <w:rFonts w:ascii="Cambria" w:hAnsi="Cambria"/>
            <w:b/>
            <w:bCs/>
            <w:sz w:val="24"/>
            <w:szCs w:val="24"/>
            <w:rPrChange w:id="868" w:author="Muhammad Awais" w:date="2026-05-01T18:00:00Z">
              <w:rPr>
                <w:rFonts w:ascii="Cambria" w:hAnsi="Cambria"/>
                <w:b/>
                <w:bCs/>
              </w:rPr>
            </w:rPrChange>
          </w:rPr>
          <w:lastRenderedPageBreak/>
          <w:t>NEGOTIATING WITH STAKEHOLDERS:</w:t>
        </w:r>
      </w:ins>
      <w:ins w:id="869" w:author="Muhammad Awais" w:date="2026-05-01T18:00:00Z">
        <w:r w:rsidRPr="00744C9D">
          <w:rPr>
            <w:rFonts w:ascii="Cambria" w:hAnsi="Cambria"/>
            <w:b/>
            <w:bCs/>
            <w:sz w:val="24"/>
            <w:szCs w:val="24"/>
          </w:rPr>
          <w:t xml:space="preserve"> </w:t>
        </w:r>
      </w:ins>
      <w:ins w:id="870" w:author="Muhammad Awais" w:date="2026-05-01T17:58:00Z">
        <w:r w:rsidRPr="00744C9D">
          <w:rPr>
            <w:rFonts w:ascii="Cambria" w:hAnsi="Cambria"/>
            <w:sz w:val="24"/>
            <w:szCs w:val="24"/>
            <w:rPrChange w:id="871" w:author="Muhammad Awais" w:date="2026-05-01T18:00:00Z">
              <w:rPr>
                <w:rFonts w:ascii="Cambria" w:hAnsi="Cambria"/>
              </w:rPr>
            </w:rPrChange>
          </w:rPr>
          <w:t>We professionally negotiated with the stakeholders and to gain their trust we explained how our task of organizing and digitizing physical files will reduce their burden. In this way we were able to change their perspective about us from temporary volunteers to workflow supporters.</w:t>
        </w:r>
      </w:ins>
    </w:p>
    <w:p w14:paraId="652977C9" w14:textId="6BB517D7" w:rsidR="00744C9D" w:rsidRPr="00744C9D" w:rsidRDefault="00744C9D" w:rsidP="003F63E5">
      <w:pPr>
        <w:pStyle w:val="ListParagraph"/>
        <w:numPr>
          <w:ilvl w:val="0"/>
          <w:numId w:val="16"/>
        </w:numPr>
        <w:spacing w:after="160" w:line="360" w:lineRule="auto"/>
        <w:jc w:val="both"/>
        <w:rPr>
          <w:ins w:id="872" w:author="Muhammad Awais" w:date="2026-05-01T17:57:00Z"/>
          <w:sz w:val="24"/>
          <w:szCs w:val="24"/>
          <w:rPrChange w:id="873" w:author="Muhammad Awais" w:date="2026-05-01T18:00:00Z">
            <w:rPr>
              <w:ins w:id="874" w:author="Muhammad Awais" w:date="2026-05-01T17:57:00Z"/>
            </w:rPr>
          </w:rPrChange>
        </w:rPr>
        <w:pPrChange w:id="875" w:author="Muhammad Awais" w:date="2026-05-01T17:58:00Z">
          <w:pPr>
            <w:pStyle w:val="Heading2"/>
          </w:pPr>
        </w:pPrChange>
      </w:pPr>
      <w:ins w:id="876" w:author="Muhammad Awais" w:date="2026-05-01T17:58:00Z">
        <w:r w:rsidRPr="00744C9D">
          <w:rPr>
            <w:rFonts w:ascii="Cambria" w:hAnsi="Cambria"/>
            <w:b/>
            <w:bCs/>
            <w:sz w:val="24"/>
            <w:szCs w:val="24"/>
            <w:rPrChange w:id="877" w:author="Muhammad Awais" w:date="2026-05-01T18:00:00Z">
              <w:rPr>
                <w:b w:val="0"/>
                <w:bCs w:val="0"/>
              </w:rPr>
            </w:rPrChange>
          </w:rPr>
          <w:t>MANAGING “BLOCKERS”:</w:t>
        </w:r>
      </w:ins>
      <w:ins w:id="878" w:author="Muhammad Awais" w:date="2026-05-01T18:00:00Z">
        <w:r>
          <w:rPr>
            <w:rFonts w:ascii="Cambria" w:hAnsi="Cambria"/>
            <w:b/>
            <w:bCs/>
            <w:sz w:val="24"/>
            <w:szCs w:val="24"/>
          </w:rPr>
          <w:t xml:space="preserve"> </w:t>
        </w:r>
      </w:ins>
      <w:ins w:id="879" w:author="Muhammad Awais" w:date="2026-05-01T17:58:00Z">
        <w:r w:rsidRPr="00744C9D">
          <w:rPr>
            <w:rFonts w:ascii="Cambria" w:hAnsi="Cambria"/>
            <w:sz w:val="24"/>
            <w:szCs w:val="24"/>
            <w:rPrChange w:id="880" w:author="Muhammad Awais" w:date="2026-05-01T18:00:00Z">
              <w:rPr>
                <w:b w:val="0"/>
                <w:bCs w:val="0"/>
              </w:rPr>
            </w:rPrChange>
          </w:rPr>
          <w:t xml:space="preserve">We also considered this matter that manual file handlers might fear displacement of their jobs due to digitalization. We clarified that our strategy was one of inclusion and ease rather than replacement. We majorly focused on how the new system would improve their personal hygiene by reducing contact with infectious physical files. In this way we managed to cooperate and gained interest from the blockers </w:t>
        </w:r>
      </w:ins>
      <w:ins w:id="881" w:author="Muhammad Awais" w:date="2026-05-01T17:59:00Z">
        <w:r w:rsidRPr="00744C9D">
          <w:rPr>
            <w:rFonts w:ascii="Cambria" w:hAnsi="Cambria"/>
            <w:sz w:val="24"/>
            <w:szCs w:val="24"/>
            <w:rPrChange w:id="882" w:author="Muhammad Awais" w:date="2026-05-01T18:00:00Z">
              <w:rPr>
                <w:b w:val="0"/>
                <w:bCs w:val="0"/>
              </w:rPr>
            </w:rPrChange>
          </w:rPr>
          <w:t>a</w:t>
        </w:r>
      </w:ins>
      <w:ins w:id="883" w:author="Muhammad Awais" w:date="2026-05-01T17:58:00Z">
        <w:r w:rsidRPr="00744C9D">
          <w:rPr>
            <w:rFonts w:ascii="Cambria" w:hAnsi="Cambria"/>
            <w:sz w:val="24"/>
            <w:szCs w:val="24"/>
            <w:rPrChange w:id="884" w:author="Muhammad Awais" w:date="2026-05-01T18:00:00Z">
              <w:rPr>
                <w:b w:val="0"/>
                <w:bCs w:val="0"/>
              </w:rPr>
            </w:rPrChange>
          </w:rPr>
          <w:t>s</w:t>
        </w:r>
      </w:ins>
      <w:ins w:id="885" w:author="Muhammad Awais" w:date="2026-05-01T17:59:00Z">
        <w:r w:rsidRPr="00744C9D">
          <w:rPr>
            <w:rFonts w:ascii="Cambria" w:hAnsi="Cambria"/>
            <w:sz w:val="24"/>
            <w:szCs w:val="24"/>
            <w:rPrChange w:id="886" w:author="Muhammad Awais" w:date="2026-05-01T18:00:00Z">
              <w:rPr>
                <w:b w:val="0"/>
                <w:bCs w:val="0"/>
              </w:rPr>
            </w:rPrChange>
          </w:rPr>
          <w:t xml:space="preserve"> </w:t>
        </w:r>
      </w:ins>
      <w:ins w:id="887" w:author="Muhammad Awais" w:date="2026-05-01T17:58:00Z">
        <w:r w:rsidRPr="00744C9D">
          <w:rPr>
            <w:rFonts w:ascii="Cambria" w:hAnsi="Cambria"/>
            <w:sz w:val="24"/>
            <w:szCs w:val="24"/>
            <w:rPrChange w:id="888" w:author="Muhammad Awais" w:date="2026-05-01T18:00:00Z">
              <w:rPr>
                <w:b w:val="0"/>
                <w:bCs w:val="0"/>
              </w:rPr>
            </w:rPrChange>
          </w:rPr>
          <w:t>well.</w:t>
        </w:r>
      </w:ins>
    </w:p>
    <w:p w14:paraId="0A9489E4" w14:textId="7EA9926A" w:rsidR="009C1A03" w:rsidRDefault="009C1A03" w:rsidP="003F63E5">
      <w:pPr>
        <w:pStyle w:val="Heading2"/>
        <w:spacing w:line="360" w:lineRule="auto"/>
        <w:jc w:val="both"/>
        <w:rPr>
          <w:ins w:id="889" w:author="Muhammad Awais" w:date="2026-05-01T17:41:00Z"/>
        </w:rPr>
      </w:pPr>
      <w:bookmarkStart w:id="890" w:name="_Toc228555955"/>
      <w:ins w:id="891" w:author="Muhammad Awais" w:date="2026-05-01T17:41:00Z">
        <w:r w:rsidRPr="009C1A03">
          <w:t>Recommendations</w:t>
        </w:r>
        <w:bookmarkEnd w:id="890"/>
      </w:ins>
    </w:p>
    <w:p w14:paraId="4FC23258" w14:textId="1C706A00" w:rsidR="009C1A03" w:rsidRPr="00744C9D" w:rsidRDefault="009C1A03" w:rsidP="003F63E5">
      <w:pPr>
        <w:spacing w:line="360" w:lineRule="auto"/>
        <w:jc w:val="both"/>
        <w:rPr>
          <w:ins w:id="892" w:author="Muhammad Awais" w:date="2026-05-01T17:41:00Z"/>
          <w:sz w:val="24"/>
          <w:szCs w:val="24"/>
          <w:rPrChange w:id="893" w:author="Muhammad Awais" w:date="2026-05-01T18:00:00Z">
            <w:rPr>
              <w:ins w:id="894" w:author="Muhammad Awais" w:date="2026-05-01T17:41:00Z"/>
            </w:rPr>
          </w:rPrChange>
        </w:rPr>
      </w:pPr>
      <w:ins w:id="895" w:author="Muhammad Awais" w:date="2026-05-01T17:41:00Z">
        <w:r w:rsidRPr="00744C9D">
          <w:rPr>
            <w:sz w:val="24"/>
            <w:szCs w:val="24"/>
            <w:rPrChange w:id="896" w:author="Muhammad Awais" w:date="2026-05-01T18:00:00Z">
              <w:rPr/>
            </w:rPrChange>
          </w:rPr>
          <w:t>We recommend that student volunteers to start early and plan the tasks properly and engage your stakeholders (staff, patients and attendants). Arrange a meeting with the IT department to discuss the stationery and space provided for work. Additionally, ensure the proper data backup and security. Follow our method of dividing work among team members to achieve efficiency. Also, use the advanced tools and software for data management. Students should also learn basic database management systems for better scalability.</w:t>
        </w:r>
      </w:ins>
      <w:ins w:id="897" w:author="Muhammad Awais" w:date="2026-05-01T17:42:00Z">
        <w:r w:rsidRPr="00744C9D">
          <w:rPr>
            <w:sz w:val="24"/>
            <w:szCs w:val="24"/>
            <w:rPrChange w:id="898" w:author="Muhammad Awais" w:date="2026-05-01T18:00:00Z">
              <w:rPr/>
            </w:rPrChange>
          </w:rPr>
          <w:t xml:space="preserve"> </w:t>
        </w:r>
      </w:ins>
      <w:ins w:id="899" w:author="Muhammad Awais" w:date="2026-05-01T17:41:00Z">
        <w:r w:rsidRPr="00744C9D">
          <w:rPr>
            <w:sz w:val="24"/>
            <w:szCs w:val="24"/>
            <w:rPrChange w:id="900" w:author="Muhammad Awais" w:date="2026-05-01T18:00:00Z">
              <w:rPr/>
            </w:rPrChange>
          </w:rPr>
          <w:t>To gain continuous improvement, regular monitoring and evaluation of the digital system should also be ensured.</w:t>
        </w:r>
      </w:ins>
    </w:p>
    <w:p w14:paraId="6812383A" w14:textId="77777777" w:rsidR="009C1A03" w:rsidRPr="00744C9D" w:rsidRDefault="009C1A03" w:rsidP="003F63E5">
      <w:pPr>
        <w:spacing w:line="360" w:lineRule="auto"/>
        <w:jc w:val="both"/>
        <w:rPr>
          <w:ins w:id="901" w:author="Muhammad Awais" w:date="2026-05-01T17:41:00Z"/>
          <w:sz w:val="24"/>
          <w:szCs w:val="24"/>
          <w:rPrChange w:id="902" w:author="Muhammad Awais" w:date="2026-05-01T18:00:00Z">
            <w:rPr>
              <w:ins w:id="903" w:author="Muhammad Awais" w:date="2026-05-01T17:41:00Z"/>
            </w:rPr>
          </w:rPrChange>
        </w:rPr>
      </w:pPr>
    </w:p>
    <w:p w14:paraId="64621DDE" w14:textId="19F98A3D" w:rsidR="004673E8" w:rsidRDefault="009C1A03" w:rsidP="003F63E5">
      <w:pPr>
        <w:spacing w:line="360" w:lineRule="auto"/>
        <w:jc w:val="both"/>
        <w:rPr>
          <w:ins w:id="904" w:author="Muhammad Awais" w:date="2026-05-01T19:33:00Z"/>
          <w:sz w:val="24"/>
          <w:szCs w:val="24"/>
        </w:rPr>
      </w:pPr>
      <w:ins w:id="905" w:author="Muhammad Awais" w:date="2026-05-01T17:41:00Z">
        <w:r w:rsidRPr="00744C9D">
          <w:rPr>
            <w:sz w:val="24"/>
            <w:szCs w:val="24"/>
            <w:rPrChange w:id="906" w:author="Muhammad Awais" w:date="2026-05-01T18:00:00Z">
              <w:rPr/>
            </w:rPrChange>
          </w:rPr>
          <w:t xml:space="preserve">The hospital should invest in digital infrastructure and for sustainability. In order to achieve innovative solutions, HMC should collaborate with different institutions to get benefit from the creativity of students. Moreover, they should maintain strict data privacy and confidentiality policies. In the future, </w:t>
        </w:r>
      </w:ins>
      <w:ins w:id="907" w:author="Muhammad Awais" w:date="2026-05-01T17:42:00Z">
        <w:r w:rsidRPr="00744C9D">
          <w:rPr>
            <w:sz w:val="24"/>
            <w:szCs w:val="24"/>
            <w:rPrChange w:id="908" w:author="Muhammad Awais" w:date="2026-05-01T18:00:00Z">
              <w:rPr/>
            </w:rPrChange>
          </w:rPr>
          <w:t>these digital records</w:t>
        </w:r>
      </w:ins>
      <w:ins w:id="909" w:author="Muhammad Awais" w:date="2026-05-01T17:41:00Z">
        <w:r w:rsidRPr="00744C9D">
          <w:rPr>
            <w:sz w:val="24"/>
            <w:szCs w:val="24"/>
            <w:rPrChange w:id="910" w:author="Muhammad Awais" w:date="2026-05-01T18:00:00Z">
              <w:rPr/>
            </w:rPrChange>
          </w:rPr>
          <w:t xml:space="preserve"> can help transition from basic digitization to a fully integrated electronic health record (EHR) system and such systems can be integrated with national health databases to improve coordination across hospitals.</w:t>
        </w:r>
      </w:ins>
    </w:p>
    <w:p w14:paraId="7E8391B2" w14:textId="3006460F" w:rsidR="004673E8" w:rsidRDefault="009848CA" w:rsidP="003F63E5">
      <w:pPr>
        <w:pStyle w:val="Heading2"/>
        <w:spacing w:line="360" w:lineRule="auto"/>
        <w:jc w:val="both"/>
        <w:rPr>
          <w:ins w:id="911" w:author="Muhammad Awais" w:date="2026-05-01T20:20:00Z"/>
        </w:rPr>
      </w:pPr>
      <w:ins w:id="912" w:author="Muhammad Awais" w:date="2026-05-01T20:20:00Z">
        <w:r>
          <w:t>Conclusion</w:t>
        </w:r>
      </w:ins>
    </w:p>
    <w:p w14:paraId="2C3952BE" w14:textId="77777777" w:rsidR="00412B28" w:rsidRDefault="009A28DD" w:rsidP="003F63E5">
      <w:pPr>
        <w:spacing w:line="360" w:lineRule="auto"/>
        <w:jc w:val="both"/>
        <w:rPr>
          <w:ins w:id="913" w:author="Muhammad Awais" w:date="2026-05-01T20:45:00Z"/>
          <w:rFonts w:ascii="Cambria" w:hAnsi="Cambria"/>
          <w:sz w:val="24"/>
          <w:szCs w:val="24"/>
        </w:rPr>
      </w:pPr>
      <w:ins w:id="914" w:author="Muhammad Awais" w:date="2026-05-01T20:21:00Z">
        <w:r>
          <w:rPr>
            <w:rFonts w:ascii="Cambria" w:hAnsi="Cambria"/>
            <w:sz w:val="24"/>
            <w:szCs w:val="24"/>
          </w:rPr>
          <w:t xml:space="preserve">Our project </w:t>
        </w:r>
        <w:r>
          <w:rPr>
            <w:rFonts w:ascii="Cambria" w:hAnsi="Cambria"/>
            <w:b/>
            <w:bCs/>
            <w:sz w:val="24"/>
            <w:szCs w:val="24"/>
          </w:rPr>
          <w:t xml:space="preserve">Sahulat Card Documentation Aid </w:t>
        </w:r>
        <w:r>
          <w:rPr>
            <w:rFonts w:ascii="Cambria" w:hAnsi="Cambria"/>
            <w:sz w:val="24"/>
            <w:szCs w:val="24"/>
          </w:rPr>
          <w:t>was motivated from Sehat Sahulat Card Program w</w:t>
        </w:r>
      </w:ins>
      <w:ins w:id="915" w:author="Muhammad Awais" w:date="2026-05-01T20:22:00Z">
        <w:r>
          <w:rPr>
            <w:rFonts w:ascii="Cambria" w:hAnsi="Cambria"/>
            <w:sz w:val="24"/>
            <w:szCs w:val="24"/>
          </w:rPr>
          <w:t xml:space="preserve">hich was meant to provide health services to local public. </w:t>
        </w:r>
      </w:ins>
      <w:ins w:id="916" w:author="Muhammad Awais" w:date="2026-05-01T20:23:00Z">
        <w:r>
          <w:rPr>
            <w:rFonts w:ascii="Cambria" w:hAnsi="Cambria"/>
            <w:sz w:val="24"/>
            <w:szCs w:val="24"/>
          </w:rPr>
          <w:t xml:space="preserve">The documentation process </w:t>
        </w:r>
      </w:ins>
      <w:ins w:id="917" w:author="Muhammad Awais" w:date="2026-05-01T20:40:00Z">
        <w:r w:rsidR="00412B28">
          <w:rPr>
            <w:rFonts w:ascii="Cambria" w:hAnsi="Cambria"/>
            <w:sz w:val="24"/>
            <w:szCs w:val="24"/>
          </w:rPr>
          <w:t>of patients and</w:t>
        </w:r>
      </w:ins>
      <w:ins w:id="918" w:author="Muhammad Awais" w:date="2026-05-01T20:23:00Z">
        <w:r>
          <w:rPr>
            <w:rFonts w:ascii="Cambria" w:hAnsi="Cambria"/>
            <w:sz w:val="24"/>
            <w:szCs w:val="24"/>
          </w:rPr>
          <w:t xml:space="preserve"> manual file handling for this </w:t>
        </w:r>
      </w:ins>
      <w:ins w:id="919" w:author="Muhammad Awais" w:date="2026-05-01T20:40:00Z">
        <w:r w:rsidR="00412B28">
          <w:rPr>
            <w:rFonts w:ascii="Cambria" w:hAnsi="Cambria"/>
            <w:sz w:val="24"/>
            <w:szCs w:val="24"/>
          </w:rPr>
          <w:t xml:space="preserve">program not only pushed IT Department </w:t>
        </w:r>
      </w:ins>
      <w:ins w:id="920" w:author="Muhammad Awais" w:date="2026-05-01T20:41:00Z">
        <w:r w:rsidR="00412B28">
          <w:rPr>
            <w:rFonts w:ascii="Cambria" w:hAnsi="Cambria"/>
            <w:sz w:val="24"/>
            <w:szCs w:val="24"/>
          </w:rPr>
          <w:t xml:space="preserve">of the hospital </w:t>
        </w:r>
      </w:ins>
      <w:ins w:id="921" w:author="Muhammad Awais" w:date="2026-05-01T20:40:00Z">
        <w:r w:rsidR="00412B28">
          <w:rPr>
            <w:rFonts w:ascii="Cambria" w:hAnsi="Cambria"/>
            <w:sz w:val="24"/>
            <w:szCs w:val="24"/>
          </w:rPr>
          <w:t>to its limits</w:t>
        </w:r>
      </w:ins>
      <w:ins w:id="922" w:author="Muhammad Awais" w:date="2026-05-01T20:41:00Z">
        <w:r w:rsidR="00412B28">
          <w:rPr>
            <w:rFonts w:ascii="Cambria" w:hAnsi="Cambria"/>
            <w:sz w:val="24"/>
            <w:szCs w:val="24"/>
          </w:rPr>
          <w:t xml:space="preserve"> but also posed gems propagation from patients ward to all the file handlers in the process, causing serious hygiene hazards. Our project aided the IT Department i</w:t>
        </w:r>
      </w:ins>
      <w:ins w:id="923" w:author="Muhammad Awais" w:date="2026-05-01T20:42:00Z">
        <w:r w:rsidR="00412B28">
          <w:rPr>
            <w:rFonts w:ascii="Cambria" w:hAnsi="Cambria"/>
            <w:sz w:val="24"/>
            <w:szCs w:val="24"/>
          </w:rPr>
          <w:t xml:space="preserve">n their cause of digitizing the physical files </w:t>
        </w:r>
      </w:ins>
      <w:ins w:id="924" w:author="Muhammad Awais" w:date="2026-05-01T20:44:00Z">
        <w:r w:rsidR="00412B28">
          <w:rPr>
            <w:rFonts w:ascii="Cambria" w:hAnsi="Cambria"/>
            <w:sz w:val="24"/>
            <w:szCs w:val="24"/>
          </w:rPr>
          <w:t xml:space="preserve">to reduce gems propagation, manual file handling and issues like data redundancy in the process. </w:t>
        </w:r>
      </w:ins>
    </w:p>
    <w:p w14:paraId="54385574" w14:textId="77777777" w:rsidR="002539C6" w:rsidRDefault="00412B28" w:rsidP="003F63E5">
      <w:pPr>
        <w:spacing w:line="360" w:lineRule="auto"/>
        <w:jc w:val="both"/>
        <w:rPr>
          <w:ins w:id="925" w:author="Muhammad Awais" w:date="2026-05-01T20:53:00Z"/>
          <w:rFonts w:ascii="Cambria" w:hAnsi="Cambria"/>
          <w:sz w:val="24"/>
          <w:szCs w:val="24"/>
        </w:rPr>
      </w:pPr>
      <w:ins w:id="926" w:author="Muhammad Awais" w:date="2026-05-01T20:45:00Z">
        <w:r>
          <w:rPr>
            <w:rFonts w:ascii="Cambria" w:hAnsi="Cambria"/>
            <w:sz w:val="24"/>
            <w:szCs w:val="24"/>
          </w:rPr>
          <w:t xml:space="preserve">Our project </w:t>
        </w:r>
      </w:ins>
      <w:ins w:id="927" w:author="Muhammad Awais" w:date="2026-05-01T20:46:00Z">
        <w:r>
          <w:rPr>
            <w:rFonts w:ascii="Cambria" w:hAnsi="Cambria"/>
            <w:sz w:val="24"/>
            <w:szCs w:val="24"/>
          </w:rPr>
          <w:t xml:space="preserve">lasted 4 weeks, providing 15 hours of service from each member’s end. Hence 60 </w:t>
        </w:r>
      </w:ins>
      <w:ins w:id="928" w:author="Muhammad Awais" w:date="2026-05-01T20:47:00Z">
        <w:r>
          <w:rPr>
            <w:rFonts w:ascii="Cambria" w:hAnsi="Cambria"/>
            <w:sz w:val="24"/>
            <w:szCs w:val="24"/>
          </w:rPr>
          <w:t xml:space="preserve">(15*4) </w:t>
        </w:r>
      </w:ins>
      <w:ins w:id="929" w:author="Muhammad Awais" w:date="2026-05-01T20:46:00Z">
        <w:r>
          <w:rPr>
            <w:rFonts w:ascii="Cambria" w:hAnsi="Cambria"/>
            <w:sz w:val="24"/>
            <w:szCs w:val="24"/>
          </w:rPr>
          <w:t>hours of service col</w:t>
        </w:r>
      </w:ins>
      <w:ins w:id="930" w:author="Muhammad Awais" w:date="2026-05-01T20:47:00Z">
        <w:r>
          <w:rPr>
            <w:rFonts w:ascii="Cambria" w:hAnsi="Cambria"/>
            <w:sz w:val="24"/>
            <w:szCs w:val="24"/>
          </w:rPr>
          <w:t>lectively from our group. Our project aligned with 5 UN SDGs</w:t>
        </w:r>
      </w:ins>
      <w:ins w:id="931" w:author="Muhammad Awais" w:date="2026-05-01T20:48:00Z">
        <w:r>
          <w:rPr>
            <w:rFonts w:ascii="Cambria" w:hAnsi="Cambria"/>
            <w:sz w:val="24"/>
            <w:szCs w:val="24"/>
          </w:rPr>
          <w:t xml:space="preserve">, meets our university’s </w:t>
        </w:r>
        <w:r>
          <w:rPr>
            <w:rFonts w:ascii="Cambria" w:hAnsi="Cambria"/>
            <w:sz w:val="24"/>
            <w:szCs w:val="24"/>
          </w:rPr>
          <w:lastRenderedPageBreak/>
          <w:t xml:space="preserve">civils services guidelines and fulfill our responsibility as citizens of Pakistan to make some change for the betterment of our society. </w:t>
        </w:r>
      </w:ins>
      <w:ins w:id="932" w:author="Muhammad Awais" w:date="2026-05-01T20:49:00Z">
        <w:r>
          <w:rPr>
            <w:rFonts w:ascii="Cambria" w:hAnsi="Cambria"/>
            <w:sz w:val="24"/>
            <w:szCs w:val="24"/>
          </w:rPr>
          <w:t xml:space="preserve"> </w:t>
        </w:r>
      </w:ins>
    </w:p>
    <w:p w14:paraId="7A7E94C8" w14:textId="412F953D" w:rsidR="00412B28" w:rsidRPr="00412B28" w:rsidRDefault="00412B28" w:rsidP="003F63E5">
      <w:pPr>
        <w:spacing w:line="360" w:lineRule="auto"/>
        <w:jc w:val="both"/>
        <w:rPr>
          <w:ins w:id="933" w:author="Muhammad Awais" w:date="2026-05-01T19:31:00Z"/>
          <w:rFonts w:ascii="Cambria" w:hAnsi="Cambria"/>
          <w:sz w:val="24"/>
          <w:szCs w:val="24"/>
          <w:rPrChange w:id="934" w:author="Muhammad Awais" w:date="2026-05-01T20:49:00Z">
            <w:rPr>
              <w:ins w:id="935" w:author="Muhammad Awais" w:date="2026-05-01T19:31:00Z"/>
              <w:sz w:val="24"/>
              <w:szCs w:val="24"/>
            </w:rPr>
          </w:rPrChange>
        </w:rPr>
        <w:pPrChange w:id="936" w:author="Muhammad Awais" w:date="2026-05-01T20:45:00Z">
          <w:pPr>
            <w:tabs>
              <w:tab w:val="left" w:pos="7431"/>
            </w:tabs>
          </w:pPr>
        </w:pPrChange>
      </w:pPr>
      <w:ins w:id="937" w:author="Muhammad Awais" w:date="2026-05-01T20:49:00Z">
        <w:r>
          <w:rPr>
            <w:rFonts w:ascii="Cambria" w:hAnsi="Cambria"/>
            <w:sz w:val="24"/>
            <w:szCs w:val="24"/>
          </w:rPr>
          <w:t xml:space="preserve">We faced challenges, found </w:t>
        </w:r>
      </w:ins>
      <w:ins w:id="938" w:author="Muhammad Awais" w:date="2026-05-01T20:53:00Z">
        <w:r w:rsidR="002539C6">
          <w:rPr>
            <w:rFonts w:ascii="Cambria" w:hAnsi="Cambria"/>
            <w:sz w:val="24"/>
            <w:szCs w:val="24"/>
          </w:rPr>
          <w:t xml:space="preserve">possible </w:t>
        </w:r>
      </w:ins>
      <w:ins w:id="939" w:author="Muhammad Awais" w:date="2026-05-01T20:49:00Z">
        <w:r>
          <w:rPr>
            <w:rFonts w:ascii="Cambria" w:hAnsi="Cambria"/>
            <w:sz w:val="24"/>
            <w:szCs w:val="24"/>
          </w:rPr>
          <w:t>solutions</w:t>
        </w:r>
      </w:ins>
      <w:ins w:id="940" w:author="Muhammad Awais" w:date="2026-05-01T20:53:00Z">
        <w:r w:rsidR="002539C6">
          <w:rPr>
            <w:rFonts w:ascii="Cambria" w:hAnsi="Cambria"/>
            <w:sz w:val="24"/>
            <w:szCs w:val="24"/>
          </w:rPr>
          <w:t xml:space="preserve"> and workarounds</w:t>
        </w:r>
      </w:ins>
      <w:ins w:id="941" w:author="Muhammad Awais" w:date="2026-05-01T20:49:00Z">
        <w:r>
          <w:rPr>
            <w:rFonts w:ascii="Cambria" w:hAnsi="Cambria"/>
            <w:sz w:val="24"/>
            <w:szCs w:val="24"/>
          </w:rPr>
          <w:t>,</w:t>
        </w:r>
      </w:ins>
      <w:ins w:id="942" w:author="Muhammad Awais" w:date="2026-05-01T20:53:00Z">
        <w:r w:rsidR="002539C6">
          <w:rPr>
            <w:rFonts w:ascii="Cambria" w:hAnsi="Cambria"/>
            <w:sz w:val="24"/>
            <w:szCs w:val="24"/>
          </w:rPr>
          <w:t xml:space="preserve"> learned how to coordinate as a team</w:t>
        </w:r>
      </w:ins>
      <w:ins w:id="943" w:author="Muhammad Awais" w:date="2026-05-01T21:29:00Z">
        <w:r w:rsidR="003D427C">
          <w:rPr>
            <w:rFonts w:ascii="Cambria" w:hAnsi="Cambria"/>
            <w:sz w:val="24"/>
            <w:szCs w:val="24"/>
          </w:rPr>
          <w:t xml:space="preserve"> and faced</w:t>
        </w:r>
      </w:ins>
      <w:ins w:id="944" w:author="Muhammad Awais" w:date="2026-05-01T21:28:00Z">
        <w:r w:rsidR="003D427C">
          <w:rPr>
            <w:rFonts w:ascii="Cambria" w:hAnsi="Cambria"/>
            <w:sz w:val="24"/>
            <w:szCs w:val="24"/>
          </w:rPr>
          <w:t xml:space="preserve"> out-of-university-boundaries environment</w:t>
        </w:r>
      </w:ins>
      <w:ins w:id="945" w:author="Muhammad Awais" w:date="2026-05-01T21:29:00Z">
        <w:r w:rsidR="003D427C">
          <w:rPr>
            <w:rFonts w:ascii="Cambria" w:hAnsi="Cambria"/>
            <w:sz w:val="24"/>
            <w:szCs w:val="24"/>
          </w:rPr>
          <w:t>. This wasn’t a mere proj</w:t>
        </w:r>
      </w:ins>
      <w:ins w:id="946" w:author="Muhammad Awais" w:date="2026-05-01T21:30:00Z">
        <w:r w:rsidR="003D427C">
          <w:rPr>
            <w:rFonts w:ascii="Cambria" w:hAnsi="Cambria"/>
            <w:sz w:val="24"/>
            <w:szCs w:val="24"/>
          </w:rPr>
          <w:t>ect for us, but a real</w:t>
        </w:r>
      </w:ins>
      <w:ins w:id="947" w:author="Muhammad Awais" w:date="2026-05-01T22:03:00Z">
        <w:r w:rsidR="00EE77F6">
          <w:rPr>
            <w:rFonts w:ascii="Cambria" w:hAnsi="Cambria"/>
            <w:sz w:val="24"/>
            <w:szCs w:val="24"/>
          </w:rPr>
          <w:t>-w</w:t>
        </w:r>
      </w:ins>
      <w:ins w:id="948" w:author="Muhammad Awais" w:date="2026-05-01T21:30:00Z">
        <w:r w:rsidR="003D427C">
          <w:rPr>
            <w:rFonts w:ascii="Cambria" w:hAnsi="Cambria"/>
            <w:sz w:val="24"/>
            <w:szCs w:val="24"/>
          </w:rPr>
          <w:t xml:space="preserve">orld experience for us to gain exposure and experience how the world works. </w:t>
        </w:r>
      </w:ins>
    </w:p>
    <w:p w14:paraId="4C543180" w14:textId="36870EB2" w:rsidR="004673E8" w:rsidRDefault="004673E8" w:rsidP="00DA783B">
      <w:pPr>
        <w:pStyle w:val="Heading1"/>
        <w:spacing w:line="360" w:lineRule="auto"/>
        <w:jc w:val="center"/>
        <w:rPr>
          <w:ins w:id="949" w:author="Muhammad Awais" w:date="2026-05-01T19:31:00Z"/>
        </w:rPr>
      </w:pPr>
      <w:ins w:id="950" w:author="Muhammad Awais" w:date="2026-05-01T19:31:00Z">
        <w:r>
          <w:t>Table Of Declaration</w:t>
        </w:r>
      </w:ins>
    </w:p>
    <w:p w14:paraId="54FBDB42" w14:textId="77777777" w:rsidR="004673E8" w:rsidRDefault="004673E8" w:rsidP="003F63E5">
      <w:pPr>
        <w:spacing w:line="360" w:lineRule="auto"/>
        <w:jc w:val="center"/>
        <w:rPr>
          <w:ins w:id="951" w:author="Muhammad Awais" w:date="2026-05-01T19:31:00Z"/>
        </w:rPr>
      </w:pPr>
    </w:p>
    <w:tbl>
      <w:tblPr>
        <w:tblStyle w:val="a0"/>
        <w:tblW w:w="10064"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1"/>
        <w:gridCol w:w="5103"/>
      </w:tblGrid>
      <w:tr w:rsidR="004673E8" w14:paraId="2D061E52" w14:textId="77777777" w:rsidTr="00DF067D">
        <w:trPr>
          <w:trHeight w:val="1384"/>
          <w:ins w:id="952" w:author="Muhammad Awais" w:date="2026-05-01T19:31:00Z"/>
        </w:trPr>
        <w:tc>
          <w:tcPr>
            <w:tcW w:w="4961" w:type="dxa"/>
            <w:shd w:val="clear" w:color="auto" w:fill="auto"/>
            <w:tcMar>
              <w:top w:w="100" w:type="dxa"/>
              <w:left w:w="100" w:type="dxa"/>
              <w:bottom w:w="100" w:type="dxa"/>
              <w:right w:w="100" w:type="dxa"/>
            </w:tcMar>
            <w:vAlign w:val="center"/>
          </w:tcPr>
          <w:p w14:paraId="5D17520F" w14:textId="77777777" w:rsidR="004673E8" w:rsidRPr="00DF067D" w:rsidRDefault="004673E8" w:rsidP="003F63E5">
            <w:pPr>
              <w:spacing w:line="360" w:lineRule="auto"/>
              <w:jc w:val="center"/>
              <w:rPr>
                <w:ins w:id="953" w:author="Muhammad Awais" w:date="2026-05-01T19:31:00Z"/>
                <w:rFonts w:ascii="Cambria" w:hAnsi="Cambria"/>
                <w:sz w:val="28"/>
                <w:szCs w:val="28"/>
                <w:rPrChange w:id="954" w:author="Muhammad Awais" w:date="2026-05-01T22:04:00Z">
                  <w:rPr>
                    <w:ins w:id="955" w:author="Muhammad Awais" w:date="2026-05-01T19:31:00Z"/>
                  </w:rPr>
                </w:rPrChange>
              </w:rPr>
              <w:pPrChange w:id="956" w:author="Muhammad Awais" w:date="2026-05-01T22:04:00Z">
                <w:pPr>
                  <w:pStyle w:val="Heading3"/>
                  <w:numPr>
                    <w:numId w:val="0"/>
                  </w:numPr>
                  <w:ind w:firstLine="0"/>
                </w:pPr>
              </w:pPrChange>
            </w:pPr>
            <w:ins w:id="957" w:author="Muhammad Awais" w:date="2026-05-01T19:31:00Z">
              <w:r w:rsidRPr="00DF067D">
                <w:rPr>
                  <w:rFonts w:ascii="Cambria" w:hAnsi="Cambria"/>
                  <w:sz w:val="28"/>
                  <w:szCs w:val="28"/>
                  <w:rPrChange w:id="958" w:author="Muhammad Awais" w:date="2026-05-01T22:04:00Z">
                    <w:rPr/>
                  </w:rPrChange>
                </w:rPr>
                <w:t>Muhammad Awais</w:t>
              </w:r>
            </w:ins>
          </w:p>
        </w:tc>
        <w:tc>
          <w:tcPr>
            <w:tcW w:w="5103" w:type="dxa"/>
            <w:shd w:val="clear" w:color="auto" w:fill="auto"/>
            <w:tcMar>
              <w:top w:w="100" w:type="dxa"/>
              <w:left w:w="100" w:type="dxa"/>
              <w:bottom w:w="100" w:type="dxa"/>
              <w:right w:w="100" w:type="dxa"/>
            </w:tcMar>
            <w:vAlign w:val="center"/>
          </w:tcPr>
          <w:p w14:paraId="62B3F68B" w14:textId="77777777" w:rsidR="004673E8" w:rsidRPr="001A70AB" w:rsidRDefault="004673E8" w:rsidP="003F63E5">
            <w:pPr>
              <w:widowControl w:val="0"/>
              <w:pBdr>
                <w:top w:val="nil"/>
                <w:left w:val="nil"/>
                <w:bottom w:val="nil"/>
                <w:right w:val="nil"/>
                <w:between w:val="nil"/>
              </w:pBdr>
              <w:spacing w:line="360" w:lineRule="auto"/>
              <w:jc w:val="center"/>
              <w:rPr>
                <w:ins w:id="959" w:author="Muhammad Awais" w:date="2026-05-01T19:31:00Z"/>
                <w:sz w:val="24"/>
                <w:szCs w:val="24"/>
              </w:rPr>
            </w:pPr>
            <w:ins w:id="960" w:author="Muhammad Awais" w:date="2026-05-01T19:31:00Z">
              <w:r>
                <w:rPr>
                  <w:sz w:val="24"/>
                  <w:szCs w:val="24"/>
                </w:rPr>
                <w:t>Project Description &amp; Conclusion</w:t>
              </w:r>
            </w:ins>
          </w:p>
        </w:tc>
      </w:tr>
      <w:tr w:rsidR="004673E8" w14:paraId="3B5BD9F2" w14:textId="77777777" w:rsidTr="00DF067D">
        <w:trPr>
          <w:trHeight w:val="1399"/>
          <w:ins w:id="961" w:author="Muhammad Awais" w:date="2026-05-01T19:31:00Z"/>
        </w:trPr>
        <w:tc>
          <w:tcPr>
            <w:tcW w:w="4961" w:type="dxa"/>
            <w:shd w:val="clear" w:color="auto" w:fill="auto"/>
            <w:tcMar>
              <w:top w:w="100" w:type="dxa"/>
              <w:left w:w="100" w:type="dxa"/>
              <w:bottom w:w="100" w:type="dxa"/>
              <w:right w:w="100" w:type="dxa"/>
            </w:tcMar>
            <w:vAlign w:val="center"/>
          </w:tcPr>
          <w:p w14:paraId="5EC5F1E0" w14:textId="77777777" w:rsidR="004673E8" w:rsidRPr="00DF067D" w:rsidRDefault="004673E8" w:rsidP="003F63E5">
            <w:pPr>
              <w:spacing w:line="360" w:lineRule="auto"/>
              <w:jc w:val="center"/>
              <w:rPr>
                <w:ins w:id="962" w:author="Muhammad Awais" w:date="2026-05-01T19:31:00Z"/>
                <w:rFonts w:ascii="Cambria" w:hAnsi="Cambria"/>
                <w:sz w:val="28"/>
                <w:szCs w:val="28"/>
                <w:rPrChange w:id="963" w:author="Muhammad Awais" w:date="2026-05-01T22:04:00Z">
                  <w:rPr>
                    <w:ins w:id="964" w:author="Muhammad Awais" w:date="2026-05-01T19:31:00Z"/>
                  </w:rPr>
                </w:rPrChange>
              </w:rPr>
              <w:pPrChange w:id="965" w:author="Muhammad Awais" w:date="2026-05-01T22:04:00Z">
                <w:pPr>
                  <w:pStyle w:val="Heading3"/>
                  <w:numPr>
                    <w:numId w:val="0"/>
                  </w:numPr>
                  <w:ind w:firstLine="0"/>
                </w:pPr>
              </w:pPrChange>
            </w:pPr>
            <w:ins w:id="966" w:author="Muhammad Awais" w:date="2026-05-01T19:31:00Z">
              <w:r w:rsidRPr="00DF067D">
                <w:rPr>
                  <w:rFonts w:ascii="Cambria" w:hAnsi="Cambria"/>
                  <w:sz w:val="28"/>
                  <w:szCs w:val="28"/>
                  <w:rPrChange w:id="967" w:author="Muhammad Awais" w:date="2026-05-01T22:04:00Z">
                    <w:rPr/>
                  </w:rPrChange>
                </w:rPr>
                <w:t>Syed Shayan Rizvi</w:t>
              </w:r>
            </w:ins>
          </w:p>
        </w:tc>
        <w:tc>
          <w:tcPr>
            <w:tcW w:w="5103" w:type="dxa"/>
            <w:shd w:val="clear" w:color="auto" w:fill="auto"/>
            <w:tcMar>
              <w:top w:w="100" w:type="dxa"/>
              <w:left w:w="100" w:type="dxa"/>
              <w:bottom w:w="100" w:type="dxa"/>
              <w:right w:w="100" w:type="dxa"/>
            </w:tcMar>
            <w:vAlign w:val="center"/>
          </w:tcPr>
          <w:p w14:paraId="6ADD0027" w14:textId="77777777" w:rsidR="004673E8" w:rsidRPr="00EF7FC3" w:rsidRDefault="004673E8" w:rsidP="003F63E5">
            <w:pPr>
              <w:widowControl w:val="0"/>
              <w:pBdr>
                <w:top w:val="nil"/>
                <w:left w:val="nil"/>
                <w:bottom w:val="nil"/>
                <w:right w:val="nil"/>
                <w:between w:val="nil"/>
              </w:pBdr>
              <w:spacing w:after="30" w:line="360" w:lineRule="auto"/>
              <w:jc w:val="center"/>
              <w:rPr>
                <w:ins w:id="968" w:author="Muhammad Awais" w:date="2026-05-01T19:31:00Z"/>
                <w:sz w:val="24"/>
                <w:szCs w:val="24"/>
              </w:rPr>
            </w:pPr>
            <w:ins w:id="969" w:author="Muhammad Awais" w:date="2026-05-01T19:31:00Z">
              <w:r>
                <w:rPr>
                  <w:sz w:val="24"/>
                  <w:szCs w:val="24"/>
                </w:rPr>
                <w:t>Introduction &amp; Ethical Considerations</w:t>
              </w:r>
            </w:ins>
          </w:p>
        </w:tc>
      </w:tr>
      <w:tr w:rsidR="004673E8" w14:paraId="4F9241B7" w14:textId="77777777" w:rsidTr="00DF067D">
        <w:trPr>
          <w:trHeight w:val="1369"/>
          <w:ins w:id="970" w:author="Muhammad Awais" w:date="2026-05-01T19:31:00Z"/>
        </w:trPr>
        <w:tc>
          <w:tcPr>
            <w:tcW w:w="4961" w:type="dxa"/>
            <w:shd w:val="clear" w:color="auto" w:fill="auto"/>
            <w:tcMar>
              <w:top w:w="100" w:type="dxa"/>
              <w:left w:w="100" w:type="dxa"/>
              <w:bottom w:w="100" w:type="dxa"/>
              <w:right w:w="100" w:type="dxa"/>
            </w:tcMar>
            <w:vAlign w:val="center"/>
          </w:tcPr>
          <w:p w14:paraId="4DC4E378" w14:textId="77777777" w:rsidR="004673E8" w:rsidRPr="00DF067D" w:rsidRDefault="004673E8" w:rsidP="003F63E5">
            <w:pPr>
              <w:spacing w:line="360" w:lineRule="auto"/>
              <w:jc w:val="center"/>
              <w:rPr>
                <w:ins w:id="971" w:author="Muhammad Awais" w:date="2026-05-01T19:31:00Z"/>
                <w:rFonts w:ascii="Cambria" w:hAnsi="Cambria"/>
                <w:sz w:val="28"/>
                <w:szCs w:val="28"/>
                <w:rPrChange w:id="972" w:author="Muhammad Awais" w:date="2026-05-01T22:04:00Z">
                  <w:rPr>
                    <w:ins w:id="973" w:author="Muhammad Awais" w:date="2026-05-01T19:31:00Z"/>
                    <w:b w:val="0"/>
                  </w:rPr>
                </w:rPrChange>
              </w:rPr>
              <w:pPrChange w:id="974" w:author="Muhammad Awais" w:date="2026-05-01T22:04:00Z">
                <w:pPr>
                  <w:pStyle w:val="Heading3"/>
                  <w:numPr>
                    <w:numId w:val="0"/>
                  </w:numPr>
                  <w:ind w:firstLine="0"/>
                </w:pPr>
              </w:pPrChange>
            </w:pPr>
            <w:ins w:id="975" w:author="Muhammad Awais" w:date="2026-05-01T19:31:00Z">
              <w:r w:rsidRPr="00DF067D">
                <w:rPr>
                  <w:rFonts w:ascii="Cambria" w:hAnsi="Cambria"/>
                  <w:sz w:val="28"/>
                  <w:szCs w:val="28"/>
                  <w:rPrChange w:id="976" w:author="Muhammad Awais" w:date="2026-05-01T22:04:00Z">
                    <w:rPr>
                      <w:b w:val="0"/>
                    </w:rPr>
                  </w:rPrChange>
                </w:rPr>
                <w:t>Syeda Areej E Fatima</w:t>
              </w:r>
            </w:ins>
          </w:p>
        </w:tc>
        <w:tc>
          <w:tcPr>
            <w:tcW w:w="5103" w:type="dxa"/>
            <w:shd w:val="clear" w:color="auto" w:fill="auto"/>
            <w:tcMar>
              <w:top w:w="100" w:type="dxa"/>
              <w:left w:w="100" w:type="dxa"/>
              <w:bottom w:w="100" w:type="dxa"/>
              <w:right w:w="100" w:type="dxa"/>
            </w:tcMar>
            <w:vAlign w:val="center"/>
          </w:tcPr>
          <w:p w14:paraId="1557422C" w14:textId="77777777" w:rsidR="004673E8" w:rsidRDefault="004673E8" w:rsidP="003F63E5">
            <w:pPr>
              <w:widowControl w:val="0"/>
              <w:pBdr>
                <w:top w:val="nil"/>
                <w:left w:val="nil"/>
                <w:bottom w:val="nil"/>
                <w:right w:val="nil"/>
                <w:between w:val="nil"/>
              </w:pBdr>
              <w:spacing w:line="360" w:lineRule="auto"/>
              <w:jc w:val="center"/>
              <w:rPr>
                <w:ins w:id="977" w:author="Muhammad Awais" w:date="2026-05-01T19:31:00Z"/>
              </w:rPr>
            </w:pPr>
            <w:ins w:id="978" w:author="Muhammad Awais" w:date="2026-05-01T19:31:00Z">
              <w:r>
                <w:t>Outcome &amp; Impact</w:t>
              </w:r>
            </w:ins>
          </w:p>
        </w:tc>
      </w:tr>
      <w:tr w:rsidR="004673E8" w14:paraId="4DA71CC4" w14:textId="77777777" w:rsidTr="00DF067D">
        <w:trPr>
          <w:trHeight w:val="1354"/>
          <w:ins w:id="979" w:author="Muhammad Awais" w:date="2026-05-01T19:31:00Z"/>
        </w:trPr>
        <w:tc>
          <w:tcPr>
            <w:tcW w:w="4961" w:type="dxa"/>
            <w:shd w:val="clear" w:color="auto" w:fill="auto"/>
            <w:tcMar>
              <w:top w:w="100" w:type="dxa"/>
              <w:left w:w="100" w:type="dxa"/>
              <w:bottom w:w="100" w:type="dxa"/>
              <w:right w:w="100" w:type="dxa"/>
            </w:tcMar>
            <w:vAlign w:val="center"/>
          </w:tcPr>
          <w:p w14:paraId="38EFD802" w14:textId="77777777" w:rsidR="004673E8" w:rsidRPr="00DF067D" w:rsidRDefault="004673E8" w:rsidP="003F63E5">
            <w:pPr>
              <w:spacing w:line="360" w:lineRule="auto"/>
              <w:jc w:val="center"/>
              <w:rPr>
                <w:ins w:id="980" w:author="Muhammad Awais" w:date="2026-05-01T19:31:00Z"/>
                <w:rFonts w:ascii="Cambria" w:hAnsi="Cambria"/>
                <w:sz w:val="28"/>
                <w:szCs w:val="28"/>
                <w:rPrChange w:id="981" w:author="Muhammad Awais" w:date="2026-05-01T22:04:00Z">
                  <w:rPr>
                    <w:ins w:id="982" w:author="Muhammad Awais" w:date="2026-05-01T19:31:00Z"/>
                  </w:rPr>
                </w:rPrChange>
              </w:rPr>
              <w:pPrChange w:id="983" w:author="Muhammad Awais" w:date="2026-05-01T22:04:00Z">
                <w:pPr>
                  <w:pStyle w:val="Heading3"/>
                  <w:numPr>
                    <w:numId w:val="0"/>
                  </w:numPr>
                  <w:ind w:firstLine="0"/>
                </w:pPr>
              </w:pPrChange>
            </w:pPr>
            <w:ins w:id="984" w:author="Muhammad Awais" w:date="2026-05-01T19:31:00Z">
              <w:r w:rsidRPr="00DF067D">
                <w:rPr>
                  <w:rFonts w:ascii="Cambria" w:hAnsi="Cambria"/>
                  <w:sz w:val="28"/>
                  <w:szCs w:val="28"/>
                  <w:rPrChange w:id="985" w:author="Muhammad Awais" w:date="2026-05-01T22:04:00Z">
                    <w:rPr/>
                  </w:rPrChange>
                </w:rPr>
                <w:t>Waleeja Khan</w:t>
              </w:r>
            </w:ins>
          </w:p>
        </w:tc>
        <w:tc>
          <w:tcPr>
            <w:tcW w:w="5103" w:type="dxa"/>
            <w:shd w:val="clear" w:color="auto" w:fill="auto"/>
            <w:tcMar>
              <w:top w:w="100" w:type="dxa"/>
              <w:left w:w="100" w:type="dxa"/>
              <w:bottom w:w="100" w:type="dxa"/>
              <w:right w:w="100" w:type="dxa"/>
            </w:tcMar>
            <w:vAlign w:val="center"/>
          </w:tcPr>
          <w:p w14:paraId="643E85FD" w14:textId="77777777" w:rsidR="004673E8" w:rsidRDefault="004673E8" w:rsidP="003F63E5">
            <w:pPr>
              <w:widowControl w:val="0"/>
              <w:pBdr>
                <w:top w:val="nil"/>
                <w:left w:val="nil"/>
                <w:bottom w:val="nil"/>
                <w:right w:val="nil"/>
                <w:between w:val="nil"/>
              </w:pBdr>
              <w:spacing w:before="240" w:line="360" w:lineRule="auto"/>
              <w:jc w:val="center"/>
              <w:rPr>
                <w:ins w:id="986" w:author="Muhammad Awais" w:date="2026-05-01T19:31:00Z"/>
              </w:rPr>
            </w:pPr>
            <w:ins w:id="987" w:author="Muhammad Awais" w:date="2026-05-01T19:31:00Z">
              <w:r>
                <w:t>Discussion &amp; Recommendations</w:t>
              </w:r>
            </w:ins>
          </w:p>
        </w:tc>
      </w:tr>
    </w:tbl>
    <w:p w14:paraId="1F076D96" w14:textId="77777777" w:rsidR="004673E8" w:rsidRDefault="004673E8" w:rsidP="003F63E5">
      <w:pPr>
        <w:spacing w:line="360" w:lineRule="auto"/>
        <w:rPr>
          <w:ins w:id="988" w:author="Muhammad Awais" w:date="2026-05-01T19:31:00Z"/>
        </w:rPr>
      </w:pPr>
    </w:p>
    <w:p w14:paraId="7B03D9EC" w14:textId="77777777" w:rsidR="004673E8" w:rsidRDefault="004673E8" w:rsidP="003F63E5">
      <w:pPr>
        <w:spacing w:line="360" w:lineRule="auto"/>
        <w:rPr>
          <w:ins w:id="989" w:author="Muhammad Awais" w:date="2026-05-01T19:31:00Z"/>
        </w:rPr>
      </w:pPr>
    </w:p>
    <w:p w14:paraId="6EE945DA" w14:textId="77777777" w:rsidR="004673E8" w:rsidRPr="004673E8" w:rsidRDefault="004673E8" w:rsidP="003F63E5">
      <w:pPr>
        <w:tabs>
          <w:tab w:val="left" w:pos="7431"/>
        </w:tabs>
        <w:spacing w:line="360" w:lineRule="auto"/>
        <w:rPr>
          <w:sz w:val="24"/>
          <w:szCs w:val="24"/>
          <w:rPrChange w:id="990" w:author="Muhammad Awais" w:date="2026-05-01T19:31:00Z">
            <w:rPr/>
          </w:rPrChange>
        </w:rPr>
        <w:pPrChange w:id="991" w:author="Muhammad Awais" w:date="2026-05-01T19:31:00Z">
          <w:pPr/>
        </w:pPrChange>
      </w:pPr>
    </w:p>
    <w:sectPr w:rsidR="004673E8" w:rsidRPr="004673E8" w:rsidSect="00147732">
      <w:footerReference w:type="default" r:id="rId8"/>
      <w:footerReference w:type="first" r:id="rId9"/>
      <w:pgSz w:w="11906" w:h="16838"/>
      <w:pgMar w:top="720" w:right="720" w:bottom="720" w:left="72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82A6C" w14:textId="77777777" w:rsidR="0017331E" w:rsidRDefault="0017331E">
      <w:r>
        <w:separator/>
      </w:r>
    </w:p>
  </w:endnote>
  <w:endnote w:type="continuationSeparator" w:id="0">
    <w:p w14:paraId="747C6D31" w14:textId="77777777" w:rsidR="0017331E" w:rsidRDefault="00173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0BADB9-24A2-4915-8660-1D80006C6899}"/>
    <w:embedBold r:id="rId2" w:fontKey="{DB8D2AE1-C030-46D4-BE2F-5EBFAA0D5CCE}"/>
  </w:font>
  <w:font w:name="Cambria">
    <w:panose1 w:val="02040503050406030204"/>
    <w:charset w:val="00"/>
    <w:family w:val="roman"/>
    <w:pitch w:val="variable"/>
    <w:sig w:usb0="E00006FF" w:usb1="420024FF" w:usb2="02000000" w:usb3="00000000" w:csb0="0000019F" w:csb1="00000000"/>
    <w:embedRegular r:id="rId3" w:fontKey="{B921C72A-1217-4E71-AD6B-F93FDE5DFA77}"/>
    <w:embedBold r:id="rId4" w:fontKey="{5AEA1407-4EB0-4CE5-8FFE-031BA8855152}"/>
  </w:font>
  <w:font w:name="Georgia">
    <w:panose1 w:val="02040502050405020303"/>
    <w:charset w:val="00"/>
    <w:family w:val="roman"/>
    <w:pitch w:val="variable"/>
    <w:sig w:usb0="00000287" w:usb1="00000000" w:usb2="00000000" w:usb3="00000000" w:csb0="0000009F" w:csb1="00000000"/>
    <w:embedItalic r:id="rId5" w:fontKey="{D615BA63-36D0-4E7E-AF5F-653720330E1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899648"/>
      <w:docPartObj>
        <w:docPartGallery w:val="Page Numbers (Bottom of Page)"/>
        <w:docPartUnique/>
      </w:docPartObj>
    </w:sdtPr>
    <w:sdtEndPr>
      <w:rPr>
        <w:noProof/>
        <w:sz w:val="28"/>
        <w:szCs w:val="28"/>
      </w:rPr>
    </w:sdtEndPr>
    <w:sdtContent>
      <w:p w14:paraId="2856D9D5" w14:textId="53A7A9AD" w:rsidR="00BB4ACF" w:rsidRDefault="00BB4A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35A1F" w14:textId="423C8F6B" w:rsidR="005D65B3" w:rsidRDefault="005D65B3" w:rsidP="00BB4AC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C4D5C" w14:textId="77777777" w:rsidR="005D65B3" w:rsidRDefault="00000000" w:rsidP="00BB4ACF">
    <w:pPr>
      <w:jc w:val="center"/>
    </w:pPr>
    <w:r>
      <w:fldChar w:fldCharType="begin"/>
    </w:r>
    <w:r>
      <w:instrText>PAGE</w:instrText>
    </w:r>
    <w:r>
      <w:fldChar w:fldCharType="separate"/>
    </w:r>
    <w:r w:rsidR="00451A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D1BCF" w14:textId="77777777" w:rsidR="0017331E" w:rsidRDefault="0017331E">
      <w:r>
        <w:separator/>
      </w:r>
    </w:p>
  </w:footnote>
  <w:footnote w:type="continuationSeparator" w:id="0">
    <w:p w14:paraId="37ADB4D4" w14:textId="77777777" w:rsidR="0017331E" w:rsidRDefault="00173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D4D0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113D0"/>
    <w:multiLevelType w:val="hybridMultilevel"/>
    <w:tmpl w:val="0612428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32291D"/>
    <w:multiLevelType w:val="hybridMultilevel"/>
    <w:tmpl w:val="B1E05568"/>
    <w:lvl w:ilvl="0" w:tplc="0809001B">
      <w:start w:val="1"/>
      <w:numFmt w:val="lowerRoman"/>
      <w:lvlText w:val="%1."/>
      <w:lvlJc w:val="right"/>
      <w:pPr>
        <w:ind w:left="927" w:hanging="360"/>
      </w:pPr>
      <w:rPr>
        <w:rFonts w:hint="default"/>
      </w:rPr>
    </w:lvl>
    <w:lvl w:ilvl="1" w:tplc="1132232E">
      <w:start w:val="1"/>
      <w:numFmt w:val="bullet"/>
      <w:lvlText w:val=""/>
      <w:lvlJc w:val="left"/>
      <w:pPr>
        <w:ind w:left="1494" w:hanging="360"/>
      </w:pPr>
      <w:rPr>
        <w:rFonts w:ascii="Wingdings" w:hAnsi="Wingdings" w:hint="default"/>
        <w:sz w:val="20"/>
        <w:szCs w:val="20"/>
      </w:rPr>
    </w:lvl>
    <w:lvl w:ilvl="2" w:tplc="08090005">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30C64F02"/>
    <w:multiLevelType w:val="hybridMultilevel"/>
    <w:tmpl w:val="1CAC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4660"/>
    <w:multiLevelType w:val="multilevel"/>
    <w:tmpl w:val="4A4A4C3C"/>
    <w:lvl w:ilvl="0">
      <w:numFmt w:val="bullet"/>
      <w:lvlText w:val="o"/>
      <w:lvlJc w:val="left"/>
      <w:pPr>
        <w:ind w:left="536" w:hanging="238"/>
      </w:pPr>
      <w:rPr>
        <w:rFonts w:ascii="Courier New" w:eastAsia="Courier New" w:hAnsi="Courier New" w:cs="Courier New"/>
        <w:b w:val="0"/>
        <w:bCs w:val="0"/>
        <w:i w:val="0"/>
        <w:iCs w:val="0"/>
        <w:sz w:val="24"/>
        <w:szCs w:val="24"/>
      </w:rPr>
    </w:lvl>
    <w:lvl w:ilvl="1">
      <w:numFmt w:val="bullet"/>
      <w:lvlText w:val="•"/>
      <w:lvlJc w:val="left"/>
      <w:pPr>
        <w:ind w:left="1038" w:hanging="238"/>
      </w:pPr>
    </w:lvl>
    <w:lvl w:ilvl="2">
      <w:numFmt w:val="bullet"/>
      <w:lvlText w:val="•"/>
      <w:lvlJc w:val="left"/>
      <w:pPr>
        <w:ind w:left="1536" w:hanging="238"/>
      </w:pPr>
    </w:lvl>
    <w:lvl w:ilvl="3">
      <w:numFmt w:val="bullet"/>
      <w:lvlText w:val="•"/>
      <w:lvlJc w:val="left"/>
      <w:pPr>
        <w:ind w:left="2034" w:hanging="238"/>
      </w:pPr>
    </w:lvl>
    <w:lvl w:ilvl="4">
      <w:numFmt w:val="bullet"/>
      <w:lvlText w:val="•"/>
      <w:lvlJc w:val="left"/>
      <w:pPr>
        <w:ind w:left="2532" w:hanging="238"/>
      </w:pPr>
    </w:lvl>
    <w:lvl w:ilvl="5">
      <w:numFmt w:val="bullet"/>
      <w:lvlText w:val="•"/>
      <w:lvlJc w:val="left"/>
      <w:pPr>
        <w:ind w:left="3030" w:hanging="238"/>
      </w:pPr>
    </w:lvl>
    <w:lvl w:ilvl="6">
      <w:numFmt w:val="bullet"/>
      <w:lvlText w:val="•"/>
      <w:lvlJc w:val="left"/>
      <w:pPr>
        <w:ind w:left="3528" w:hanging="238"/>
      </w:pPr>
    </w:lvl>
    <w:lvl w:ilvl="7">
      <w:numFmt w:val="bullet"/>
      <w:lvlText w:val="•"/>
      <w:lvlJc w:val="left"/>
      <w:pPr>
        <w:ind w:left="4026" w:hanging="238"/>
      </w:pPr>
    </w:lvl>
    <w:lvl w:ilvl="8">
      <w:numFmt w:val="bullet"/>
      <w:lvlText w:val="•"/>
      <w:lvlJc w:val="left"/>
      <w:pPr>
        <w:ind w:left="4524" w:hanging="238"/>
      </w:pPr>
    </w:lvl>
  </w:abstractNum>
  <w:abstractNum w:abstractNumId="5" w15:restartNumberingAfterBreak="0">
    <w:nsid w:val="42C71418"/>
    <w:multiLevelType w:val="hybridMultilevel"/>
    <w:tmpl w:val="9FB6AC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2720A8"/>
    <w:multiLevelType w:val="multilevel"/>
    <w:tmpl w:val="2BB89C4A"/>
    <w:lvl w:ilvl="0">
      <w:numFmt w:val="bullet"/>
      <w:lvlText w:val="o"/>
      <w:lvlJc w:val="left"/>
      <w:pPr>
        <w:ind w:left="536" w:hanging="284"/>
      </w:pPr>
      <w:rPr>
        <w:rFonts w:ascii="Courier New" w:eastAsia="Courier New" w:hAnsi="Courier New" w:cs="Courier New"/>
        <w:b w:val="0"/>
        <w:bCs w:val="0"/>
        <w:i w:val="0"/>
        <w:iCs w:val="0"/>
        <w:sz w:val="20"/>
        <w:szCs w:val="20"/>
      </w:rPr>
    </w:lvl>
    <w:lvl w:ilvl="1">
      <w:numFmt w:val="bullet"/>
      <w:lvlText w:val="•"/>
      <w:lvlJc w:val="left"/>
      <w:pPr>
        <w:ind w:left="1038" w:hanging="284"/>
      </w:pPr>
    </w:lvl>
    <w:lvl w:ilvl="2">
      <w:numFmt w:val="bullet"/>
      <w:lvlText w:val="•"/>
      <w:lvlJc w:val="left"/>
      <w:pPr>
        <w:ind w:left="1536" w:hanging="284"/>
      </w:pPr>
    </w:lvl>
    <w:lvl w:ilvl="3">
      <w:numFmt w:val="bullet"/>
      <w:lvlText w:val="•"/>
      <w:lvlJc w:val="left"/>
      <w:pPr>
        <w:ind w:left="2034" w:hanging="284"/>
      </w:pPr>
    </w:lvl>
    <w:lvl w:ilvl="4">
      <w:numFmt w:val="bullet"/>
      <w:lvlText w:val="•"/>
      <w:lvlJc w:val="left"/>
      <w:pPr>
        <w:ind w:left="2532" w:hanging="284"/>
      </w:pPr>
    </w:lvl>
    <w:lvl w:ilvl="5">
      <w:numFmt w:val="bullet"/>
      <w:lvlText w:val="•"/>
      <w:lvlJc w:val="left"/>
      <w:pPr>
        <w:ind w:left="3030" w:hanging="284"/>
      </w:pPr>
    </w:lvl>
    <w:lvl w:ilvl="6">
      <w:numFmt w:val="bullet"/>
      <w:lvlText w:val="•"/>
      <w:lvlJc w:val="left"/>
      <w:pPr>
        <w:ind w:left="3528" w:hanging="283"/>
      </w:pPr>
    </w:lvl>
    <w:lvl w:ilvl="7">
      <w:numFmt w:val="bullet"/>
      <w:lvlText w:val="•"/>
      <w:lvlJc w:val="left"/>
      <w:pPr>
        <w:ind w:left="4026" w:hanging="283"/>
      </w:pPr>
    </w:lvl>
    <w:lvl w:ilvl="8">
      <w:numFmt w:val="bullet"/>
      <w:lvlText w:val="•"/>
      <w:lvlJc w:val="left"/>
      <w:pPr>
        <w:ind w:left="4524" w:hanging="284"/>
      </w:pPr>
    </w:lvl>
  </w:abstractNum>
  <w:abstractNum w:abstractNumId="7" w15:restartNumberingAfterBreak="0">
    <w:nsid w:val="47BC4B80"/>
    <w:multiLevelType w:val="multilevel"/>
    <w:tmpl w:val="5FB29A1C"/>
    <w:lvl w:ilvl="0">
      <w:numFmt w:val="bullet"/>
      <w:lvlText w:val="o"/>
      <w:lvlJc w:val="left"/>
      <w:pPr>
        <w:ind w:left="536" w:hanging="284"/>
      </w:pPr>
      <w:rPr>
        <w:rFonts w:ascii="Courier New" w:eastAsia="Courier New" w:hAnsi="Courier New" w:cs="Courier New"/>
        <w:b w:val="0"/>
        <w:bCs w:val="0"/>
        <w:i w:val="0"/>
        <w:iCs w:val="0"/>
        <w:sz w:val="20"/>
        <w:szCs w:val="20"/>
      </w:rPr>
    </w:lvl>
    <w:lvl w:ilvl="1">
      <w:numFmt w:val="bullet"/>
      <w:lvlText w:val="•"/>
      <w:lvlJc w:val="left"/>
      <w:pPr>
        <w:ind w:left="1038" w:hanging="284"/>
      </w:pPr>
    </w:lvl>
    <w:lvl w:ilvl="2">
      <w:numFmt w:val="bullet"/>
      <w:lvlText w:val="•"/>
      <w:lvlJc w:val="left"/>
      <w:pPr>
        <w:ind w:left="1536" w:hanging="284"/>
      </w:pPr>
    </w:lvl>
    <w:lvl w:ilvl="3">
      <w:numFmt w:val="bullet"/>
      <w:lvlText w:val="•"/>
      <w:lvlJc w:val="left"/>
      <w:pPr>
        <w:ind w:left="2034" w:hanging="284"/>
      </w:pPr>
    </w:lvl>
    <w:lvl w:ilvl="4">
      <w:numFmt w:val="bullet"/>
      <w:lvlText w:val="•"/>
      <w:lvlJc w:val="left"/>
      <w:pPr>
        <w:ind w:left="2532" w:hanging="284"/>
      </w:pPr>
    </w:lvl>
    <w:lvl w:ilvl="5">
      <w:numFmt w:val="bullet"/>
      <w:lvlText w:val="•"/>
      <w:lvlJc w:val="left"/>
      <w:pPr>
        <w:ind w:left="3030" w:hanging="284"/>
      </w:pPr>
    </w:lvl>
    <w:lvl w:ilvl="6">
      <w:numFmt w:val="bullet"/>
      <w:lvlText w:val="•"/>
      <w:lvlJc w:val="left"/>
      <w:pPr>
        <w:ind w:left="3528" w:hanging="283"/>
      </w:pPr>
    </w:lvl>
    <w:lvl w:ilvl="7">
      <w:numFmt w:val="bullet"/>
      <w:lvlText w:val="•"/>
      <w:lvlJc w:val="left"/>
      <w:pPr>
        <w:ind w:left="4026" w:hanging="283"/>
      </w:pPr>
    </w:lvl>
    <w:lvl w:ilvl="8">
      <w:numFmt w:val="bullet"/>
      <w:lvlText w:val="•"/>
      <w:lvlJc w:val="left"/>
      <w:pPr>
        <w:ind w:left="4524" w:hanging="284"/>
      </w:pPr>
    </w:lvl>
  </w:abstractNum>
  <w:abstractNum w:abstractNumId="8" w15:restartNumberingAfterBreak="0">
    <w:nsid w:val="4F4832CF"/>
    <w:multiLevelType w:val="multilevel"/>
    <w:tmpl w:val="ED682E82"/>
    <w:lvl w:ilvl="0">
      <w:numFmt w:val="bullet"/>
      <w:lvlText w:val="o"/>
      <w:lvlJc w:val="left"/>
      <w:pPr>
        <w:ind w:left="536" w:hanging="284"/>
      </w:pPr>
      <w:rPr>
        <w:rFonts w:ascii="Courier New" w:eastAsia="Courier New" w:hAnsi="Courier New" w:cs="Courier New"/>
        <w:b w:val="0"/>
        <w:bCs w:val="0"/>
        <w:i w:val="0"/>
        <w:iCs w:val="0"/>
        <w:sz w:val="20"/>
        <w:szCs w:val="20"/>
      </w:rPr>
    </w:lvl>
    <w:lvl w:ilvl="1">
      <w:numFmt w:val="bullet"/>
      <w:lvlText w:val="•"/>
      <w:lvlJc w:val="left"/>
      <w:pPr>
        <w:ind w:left="1038" w:hanging="284"/>
      </w:pPr>
    </w:lvl>
    <w:lvl w:ilvl="2">
      <w:numFmt w:val="bullet"/>
      <w:lvlText w:val="•"/>
      <w:lvlJc w:val="left"/>
      <w:pPr>
        <w:ind w:left="1536" w:hanging="284"/>
      </w:pPr>
    </w:lvl>
    <w:lvl w:ilvl="3">
      <w:numFmt w:val="bullet"/>
      <w:lvlText w:val="•"/>
      <w:lvlJc w:val="left"/>
      <w:pPr>
        <w:ind w:left="2034" w:hanging="284"/>
      </w:pPr>
    </w:lvl>
    <w:lvl w:ilvl="4">
      <w:numFmt w:val="bullet"/>
      <w:lvlText w:val="•"/>
      <w:lvlJc w:val="left"/>
      <w:pPr>
        <w:ind w:left="2532" w:hanging="284"/>
      </w:pPr>
    </w:lvl>
    <w:lvl w:ilvl="5">
      <w:numFmt w:val="bullet"/>
      <w:lvlText w:val="•"/>
      <w:lvlJc w:val="left"/>
      <w:pPr>
        <w:ind w:left="3030" w:hanging="284"/>
      </w:pPr>
    </w:lvl>
    <w:lvl w:ilvl="6">
      <w:numFmt w:val="bullet"/>
      <w:lvlText w:val="•"/>
      <w:lvlJc w:val="left"/>
      <w:pPr>
        <w:ind w:left="3528" w:hanging="283"/>
      </w:pPr>
    </w:lvl>
    <w:lvl w:ilvl="7">
      <w:numFmt w:val="bullet"/>
      <w:lvlText w:val="•"/>
      <w:lvlJc w:val="left"/>
      <w:pPr>
        <w:ind w:left="4026" w:hanging="283"/>
      </w:pPr>
    </w:lvl>
    <w:lvl w:ilvl="8">
      <w:numFmt w:val="bullet"/>
      <w:lvlText w:val="•"/>
      <w:lvlJc w:val="left"/>
      <w:pPr>
        <w:ind w:left="4524" w:hanging="284"/>
      </w:pPr>
    </w:lvl>
  </w:abstractNum>
  <w:abstractNum w:abstractNumId="9" w15:restartNumberingAfterBreak="0">
    <w:nsid w:val="4F8449C2"/>
    <w:multiLevelType w:val="hybridMultilevel"/>
    <w:tmpl w:val="1DE65070"/>
    <w:lvl w:ilvl="0" w:tplc="54A8345A">
      <w:start w:val="1"/>
      <w:numFmt w:val="decimal"/>
      <w:lvlText w:val="%1."/>
      <w:lvlJc w:val="left"/>
      <w:pPr>
        <w:ind w:left="36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545D64"/>
    <w:multiLevelType w:val="multilevel"/>
    <w:tmpl w:val="35345D20"/>
    <w:lvl w:ilvl="0">
      <w:numFmt w:val="bullet"/>
      <w:lvlText w:val="o"/>
      <w:lvlJc w:val="left"/>
      <w:pPr>
        <w:ind w:left="536" w:hanging="284"/>
      </w:pPr>
      <w:rPr>
        <w:rFonts w:ascii="Courier New" w:eastAsia="Courier New" w:hAnsi="Courier New" w:cs="Courier New"/>
        <w:b w:val="0"/>
        <w:bCs w:val="0"/>
        <w:i w:val="0"/>
        <w:iCs w:val="0"/>
        <w:sz w:val="20"/>
        <w:szCs w:val="20"/>
      </w:rPr>
    </w:lvl>
    <w:lvl w:ilvl="1">
      <w:numFmt w:val="bullet"/>
      <w:lvlText w:val="•"/>
      <w:lvlJc w:val="left"/>
      <w:pPr>
        <w:ind w:left="1038" w:hanging="284"/>
      </w:pPr>
    </w:lvl>
    <w:lvl w:ilvl="2">
      <w:numFmt w:val="bullet"/>
      <w:lvlText w:val="•"/>
      <w:lvlJc w:val="left"/>
      <w:pPr>
        <w:ind w:left="1536" w:hanging="284"/>
      </w:pPr>
    </w:lvl>
    <w:lvl w:ilvl="3">
      <w:numFmt w:val="bullet"/>
      <w:lvlText w:val="•"/>
      <w:lvlJc w:val="left"/>
      <w:pPr>
        <w:ind w:left="2034" w:hanging="284"/>
      </w:pPr>
    </w:lvl>
    <w:lvl w:ilvl="4">
      <w:numFmt w:val="bullet"/>
      <w:lvlText w:val="•"/>
      <w:lvlJc w:val="left"/>
      <w:pPr>
        <w:ind w:left="2532" w:hanging="284"/>
      </w:pPr>
    </w:lvl>
    <w:lvl w:ilvl="5">
      <w:numFmt w:val="bullet"/>
      <w:lvlText w:val="•"/>
      <w:lvlJc w:val="left"/>
      <w:pPr>
        <w:ind w:left="3030" w:hanging="284"/>
      </w:pPr>
    </w:lvl>
    <w:lvl w:ilvl="6">
      <w:numFmt w:val="bullet"/>
      <w:lvlText w:val="•"/>
      <w:lvlJc w:val="left"/>
      <w:pPr>
        <w:ind w:left="3528" w:hanging="283"/>
      </w:pPr>
    </w:lvl>
    <w:lvl w:ilvl="7">
      <w:numFmt w:val="bullet"/>
      <w:lvlText w:val="•"/>
      <w:lvlJc w:val="left"/>
      <w:pPr>
        <w:ind w:left="4026" w:hanging="283"/>
      </w:pPr>
    </w:lvl>
    <w:lvl w:ilvl="8">
      <w:numFmt w:val="bullet"/>
      <w:lvlText w:val="•"/>
      <w:lvlJc w:val="left"/>
      <w:pPr>
        <w:ind w:left="4524" w:hanging="284"/>
      </w:pPr>
    </w:lvl>
  </w:abstractNum>
  <w:abstractNum w:abstractNumId="11" w15:restartNumberingAfterBreak="0">
    <w:nsid w:val="63B6793C"/>
    <w:multiLevelType w:val="hybridMultilevel"/>
    <w:tmpl w:val="DEDAF238"/>
    <w:lvl w:ilvl="0" w:tplc="FD149F0E">
      <w:start w:val="1"/>
      <w:numFmt w:val="decimal"/>
      <w:pStyle w:val="Heading3"/>
      <w:lvlText w:val="%1."/>
      <w:lvlJc w:val="left"/>
      <w:pPr>
        <w:ind w:left="540" w:hanging="360"/>
      </w:pPr>
      <w:rPr>
        <w:rFonts w:hint="default"/>
        <w:sz w:val="28"/>
        <w:szCs w:val="28"/>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2" w15:restartNumberingAfterBreak="0">
    <w:nsid w:val="69873668"/>
    <w:multiLevelType w:val="hybridMultilevel"/>
    <w:tmpl w:val="C8EEDE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3A4DCA"/>
    <w:multiLevelType w:val="hybridMultilevel"/>
    <w:tmpl w:val="1C369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A1717B"/>
    <w:multiLevelType w:val="multilevel"/>
    <w:tmpl w:val="A03233A0"/>
    <w:lvl w:ilvl="0">
      <w:numFmt w:val="bullet"/>
      <w:lvlText w:val="o"/>
      <w:lvlJc w:val="left"/>
      <w:pPr>
        <w:ind w:left="536" w:hanging="284"/>
      </w:pPr>
      <w:rPr>
        <w:rFonts w:ascii="Courier New" w:eastAsia="Courier New" w:hAnsi="Courier New" w:cs="Courier New"/>
        <w:b w:val="0"/>
        <w:bCs w:val="0"/>
        <w:i w:val="0"/>
        <w:iCs w:val="0"/>
        <w:sz w:val="20"/>
        <w:szCs w:val="20"/>
      </w:rPr>
    </w:lvl>
    <w:lvl w:ilvl="1">
      <w:numFmt w:val="bullet"/>
      <w:lvlText w:val="•"/>
      <w:lvlJc w:val="left"/>
      <w:pPr>
        <w:ind w:left="1038" w:hanging="284"/>
      </w:pPr>
    </w:lvl>
    <w:lvl w:ilvl="2">
      <w:numFmt w:val="bullet"/>
      <w:lvlText w:val="•"/>
      <w:lvlJc w:val="left"/>
      <w:pPr>
        <w:ind w:left="1536" w:hanging="284"/>
      </w:pPr>
    </w:lvl>
    <w:lvl w:ilvl="3">
      <w:numFmt w:val="bullet"/>
      <w:lvlText w:val="•"/>
      <w:lvlJc w:val="left"/>
      <w:pPr>
        <w:ind w:left="2034" w:hanging="284"/>
      </w:pPr>
    </w:lvl>
    <w:lvl w:ilvl="4">
      <w:numFmt w:val="bullet"/>
      <w:lvlText w:val="•"/>
      <w:lvlJc w:val="left"/>
      <w:pPr>
        <w:ind w:left="2532" w:hanging="284"/>
      </w:pPr>
    </w:lvl>
    <w:lvl w:ilvl="5">
      <w:numFmt w:val="bullet"/>
      <w:lvlText w:val="•"/>
      <w:lvlJc w:val="left"/>
      <w:pPr>
        <w:ind w:left="3030" w:hanging="284"/>
      </w:pPr>
    </w:lvl>
    <w:lvl w:ilvl="6">
      <w:numFmt w:val="bullet"/>
      <w:lvlText w:val="•"/>
      <w:lvlJc w:val="left"/>
      <w:pPr>
        <w:ind w:left="3528" w:hanging="283"/>
      </w:pPr>
    </w:lvl>
    <w:lvl w:ilvl="7">
      <w:numFmt w:val="bullet"/>
      <w:lvlText w:val="•"/>
      <w:lvlJc w:val="left"/>
      <w:pPr>
        <w:ind w:left="4026" w:hanging="283"/>
      </w:pPr>
    </w:lvl>
    <w:lvl w:ilvl="8">
      <w:numFmt w:val="bullet"/>
      <w:lvlText w:val="•"/>
      <w:lvlJc w:val="left"/>
      <w:pPr>
        <w:ind w:left="4524" w:hanging="284"/>
      </w:pPr>
    </w:lvl>
  </w:abstractNum>
  <w:abstractNum w:abstractNumId="15" w15:restartNumberingAfterBreak="0">
    <w:nsid w:val="7BB23D17"/>
    <w:multiLevelType w:val="hybridMultilevel"/>
    <w:tmpl w:val="EAD6B20E"/>
    <w:lvl w:ilvl="0" w:tplc="0809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590" w:hanging="360"/>
      </w:pPr>
      <w:rPr>
        <w:rFonts w:ascii="Courier New" w:hAnsi="Courier New" w:cs="Courier New" w:hint="default"/>
      </w:rPr>
    </w:lvl>
    <w:lvl w:ilvl="2" w:tplc="FFFFFFFF" w:tentative="1">
      <w:start w:val="1"/>
      <w:numFmt w:val="bullet"/>
      <w:lvlText w:val=""/>
      <w:lvlJc w:val="left"/>
      <w:pPr>
        <w:ind w:left="1310" w:hanging="360"/>
      </w:pPr>
      <w:rPr>
        <w:rFonts w:ascii="Wingdings" w:hAnsi="Wingdings" w:hint="default"/>
      </w:rPr>
    </w:lvl>
    <w:lvl w:ilvl="3" w:tplc="FFFFFFFF" w:tentative="1">
      <w:start w:val="1"/>
      <w:numFmt w:val="bullet"/>
      <w:lvlText w:val=""/>
      <w:lvlJc w:val="left"/>
      <w:pPr>
        <w:ind w:left="2030" w:hanging="360"/>
      </w:pPr>
      <w:rPr>
        <w:rFonts w:ascii="Symbol" w:hAnsi="Symbol" w:hint="default"/>
      </w:rPr>
    </w:lvl>
    <w:lvl w:ilvl="4" w:tplc="FFFFFFFF" w:tentative="1">
      <w:start w:val="1"/>
      <w:numFmt w:val="bullet"/>
      <w:lvlText w:val="o"/>
      <w:lvlJc w:val="left"/>
      <w:pPr>
        <w:ind w:left="2750" w:hanging="360"/>
      </w:pPr>
      <w:rPr>
        <w:rFonts w:ascii="Courier New" w:hAnsi="Courier New" w:cs="Courier New" w:hint="default"/>
      </w:rPr>
    </w:lvl>
    <w:lvl w:ilvl="5" w:tplc="FFFFFFFF" w:tentative="1">
      <w:start w:val="1"/>
      <w:numFmt w:val="bullet"/>
      <w:lvlText w:val=""/>
      <w:lvlJc w:val="left"/>
      <w:pPr>
        <w:ind w:left="3470" w:hanging="360"/>
      </w:pPr>
      <w:rPr>
        <w:rFonts w:ascii="Wingdings" w:hAnsi="Wingdings" w:hint="default"/>
      </w:rPr>
    </w:lvl>
    <w:lvl w:ilvl="6" w:tplc="FFFFFFFF" w:tentative="1">
      <w:start w:val="1"/>
      <w:numFmt w:val="bullet"/>
      <w:lvlText w:val=""/>
      <w:lvlJc w:val="left"/>
      <w:pPr>
        <w:ind w:left="4190" w:hanging="360"/>
      </w:pPr>
      <w:rPr>
        <w:rFonts w:ascii="Symbol" w:hAnsi="Symbol" w:hint="default"/>
      </w:rPr>
    </w:lvl>
    <w:lvl w:ilvl="7" w:tplc="FFFFFFFF" w:tentative="1">
      <w:start w:val="1"/>
      <w:numFmt w:val="bullet"/>
      <w:lvlText w:val="o"/>
      <w:lvlJc w:val="left"/>
      <w:pPr>
        <w:ind w:left="4910" w:hanging="360"/>
      </w:pPr>
      <w:rPr>
        <w:rFonts w:ascii="Courier New" w:hAnsi="Courier New" w:cs="Courier New" w:hint="default"/>
      </w:rPr>
    </w:lvl>
    <w:lvl w:ilvl="8" w:tplc="FFFFFFFF" w:tentative="1">
      <w:start w:val="1"/>
      <w:numFmt w:val="bullet"/>
      <w:lvlText w:val=""/>
      <w:lvlJc w:val="left"/>
      <w:pPr>
        <w:ind w:left="5630" w:hanging="360"/>
      </w:pPr>
      <w:rPr>
        <w:rFonts w:ascii="Wingdings" w:hAnsi="Wingdings" w:hint="default"/>
      </w:rPr>
    </w:lvl>
  </w:abstractNum>
  <w:abstractNum w:abstractNumId="16" w15:restartNumberingAfterBreak="0">
    <w:nsid w:val="7CB163EC"/>
    <w:multiLevelType w:val="hybridMultilevel"/>
    <w:tmpl w:val="DE201140"/>
    <w:lvl w:ilvl="0" w:tplc="A5228A7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CC56B00"/>
    <w:multiLevelType w:val="hybridMultilevel"/>
    <w:tmpl w:val="3B7EA2A4"/>
    <w:lvl w:ilvl="0" w:tplc="1132232E">
      <w:start w:val="1"/>
      <w:numFmt w:val="bullet"/>
      <w:lvlText w:val=""/>
      <w:lvlJc w:val="left"/>
      <w:pPr>
        <w:ind w:left="1210" w:hanging="360"/>
      </w:pPr>
      <w:rPr>
        <w:rFonts w:ascii="Wingdings" w:hAnsi="Wingdings"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0723130">
    <w:abstractNumId w:val="10"/>
  </w:num>
  <w:num w:numId="2" w16cid:durableId="1599098188">
    <w:abstractNumId w:val="7"/>
  </w:num>
  <w:num w:numId="3" w16cid:durableId="1982072269">
    <w:abstractNumId w:val="4"/>
  </w:num>
  <w:num w:numId="4" w16cid:durableId="264506411">
    <w:abstractNumId w:val="8"/>
  </w:num>
  <w:num w:numId="5" w16cid:durableId="1460952437">
    <w:abstractNumId w:val="6"/>
  </w:num>
  <w:num w:numId="6" w16cid:durableId="1882017769">
    <w:abstractNumId w:val="14"/>
  </w:num>
  <w:num w:numId="7" w16cid:durableId="634913098">
    <w:abstractNumId w:val="2"/>
  </w:num>
  <w:num w:numId="8" w16cid:durableId="257444628">
    <w:abstractNumId w:val="9"/>
  </w:num>
  <w:num w:numId="9" w16cid:durableId="264576947">
    <w:abstractNumId w:val="16"/>
  </w:num>
  <w:num w:numId="10" w16cid:durableId="254900521">
    <w:abstractNumId w:val="17"/>
  </w:num>
  <w:num w:numId="11" w16cid:durableId="1797331221">
    <w:abstractNumId w:val="15"/>
  </w:num>
  <w:num w:numId="12" w16cid:durableId="1768691175">
    <w:abstractNumId w:val="13"/>
  </w:num>
  <w:num w:numId="13" w16cid:durableId="1356539103">
    <w:abstractNumId w:val="11"/>
  </w:num>
  <w:num w:numId="14" w16cid:durableId="152529217">
    <w:abstractNumId w:val="0"/>
  </w:num>
  <w:num w:numId="15" w16cid:durableId="287854862">
    <w:abstractNumId w:val="11"/>
    <w:lvlOverride w:ilvl="0">
      <w:startOverride w:val="1"/>
    </w:lvlOverride>
  </w:num>
  <w:num w:numId="16" w16cid:durableId="669139516">
    <w:abstractNumId w:val="3"/>
  </w:num>
  <w:num w:numId="17" w16cid:durableId="72748664">
    <w:abstractNumId w:val="5"/>
  </w:num>
  <w:num w:numId="18" w16cid:durableId="905412335">
    <w:abstractNumId w:val="12"/>
  </w:num>
  <w:num w:numId="19" w16cid:durableId="14352014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hammad Awais">
    <w15:presenceInfo w15:providerId="Windows Live" w15:userId="9515b7348f3400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5B3"/>
    <w:rsid w:val="000409AA"/>
    <w:rsid w:val="000B3EBB"/>
    <w:rsid w:val="000C61AD"/>
    <w:rsid w:val="000D7855"/>
    <w:rsid w:val="00114EC3"/>
    <w:rsid w:val="00147732"/>
    <w:rsid w:val="001648F0"/>
    <w:rsid w:val="0017331E"/>
    <w:rsid w:val="001866F2"/>
    <w:rsid w:val="00201F0F"/>
    <w:rsid w:val="002539C6"/>
    <w:rsid w:val="002D603A"/>
    <w:rsid w:val="00315E55"/>
    <w:rsid w:val="00323224"/>
    <w:rsid w:val="00334355"/>
    <w:rsid w:val="00345733"/>
    <w:rsid w:val="003640D6"/>
    <w:rsid w:val="003766D3"/>
    <w:rsid w:val="00390580"/>
    <w:rsid w:val="0039578F"/>
    <w:rsid w:val="003D12A0"/>
    <w:rsid w:val="003D427C"/>
    <w:rsid w:val="003F63E5"/>
    <w:rsid w:val="0040123E"/>
    <w:rsid w:val="00412B28"/>
    <w:rsid w:val="00451A4B"/>
    <w:rsid w:val="004673E8"/>
    <w:rsid w:val="004C1707"/>
    <w:rsid w:val="00517410"/>
    <w:rsid w:val="00533B7C"/>
    <w:rsid w:val="0056410E"/>
    <w:rsid w:val="005B5D88"/>
    <w:rsid w:val="005D65B3"/>
    <w:rsid w:val="00643C01"/>
    <w:rsid w:val="006445B4"/>
    <w:rsid w:val="00670B89"/>
    <w:rsid w:val="006D22EF"/>
    <w:rsid w:val="006F10E8"/>
    <w:rsid w:val="00744C9D"/>
    <w:rsid w:val="00784255"/>
    <w:rsid w:val="007C6780"/>
    <w:rsid w:val="007E4AFA"/>
    <w:rsid w:val="00801DCD"/>
    <w:rsid w:val="00812C8B"/>
    <w:rsid w:val="008663D6"/>
    <w:rsid w:val="008C27D1"/>
    <w:rsid w:val="008C7BCE"/>
    <w:rsid w:val="008E070A"/>
    <w:rsid w:val="008F7F2F"/>
    <w:rsid w:val="009071EF"/>
    <w:rsid w:val="00921668"/>
    <w:rsid w:val="00921D62"/>
    <w:rsid w:val="0093296D"/>
    <w:rsid w:val="0094314E"/>
    <w:rsid w:val="00943B7C"/>
    <w:rsid w:val="009848CA"/>
    <w:rsid w:val="009A28DD"/>
    <w:rsid w:val="009C1A03"/>
    <w:rsid w:val="009F6F6C"/>
    <w:rsid w:val="00A350FF"/>
    <w:rsid w:val="00AD40E5"/>
    <w:rsid w:val="00B4018A"/>
    <w:rsid w:val="00B70BAA"/>
    <w:rsid w:val="00BA1697"/>
    <w:rsid w:val="00BA1B16"/>
    <w:rsid w:val="00BB4ACF"/>
    <w:rsid w:val="00C1233D"/>
    <w:rsid w:val="00C61BB2"/>
    <w:rsid w:val="00C76CAB"/>
    <w:rsid w:val="00CF49B4"/>
    <w:rsid w:val="00D237B0"/>
    <w:rsid w:val="00D31D13"/>
    <w:rsid w:val="00D57CB9"/>
    <w:rsid w:val="00D70911"/>
    <w:rsid w:val="00DA783B"/>
    <w:rsid w:val="00DC2B9E"/>
    <w:rsid w:val="00DC79DF"/>
    <w:rsid w:val="00DE051B"/>
    <w:rsid w:val="00DF067D"/>
    <w:rsid w:val="00E22DAE"/>
    <w:rsid w:val="00E722B7"/>
    <w:rsid w:val="00EB572E"/>
    <w:rsid w:val="00EE77F6"/>
    <w:rsid w:val="00EF7FC3"/>
    <w:rsid w:val="00F04730"/>
    <w:rsid w:val="00F25482"/>
    <w:rsid w:val="00F47ED2"/>
    <w:rsid w:val="00F5749A"/>
    <w:rsid w:val="00F61B93"/>
    <w:rsid w:val="00F86DCB"/>
    <w:rsid w:val="00FC376A"/>
    <w:rsid w:val="00FE35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29C6"/>
  <w15:docId w15:val="{3E3E6668-9FA4-479E-8931-700B2C1F9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rsid w:val="00533B7C"/>
    <w:pPr>
      <w:keepNext/>
      <w:keepLines/>
      <w:spacing w:before="360" w:after="80"/>
      <w:outlineLvl w:val="1"/>
    </w:pPr>
    <w:rPr>
      <w:rFonts w:ascii="Cambria" w:hAnsi="Cambria"/>
      <w:b/>
      <w:bCs/>
      <w:sz w:val="32"/>
      <w:szCs w:val="36"/>
    </w:rPr>
  </w:style>
  <w:style w:type="paragraph" w:styleId="Heading3">
    <w:name w:val="heading 3"/>
    <w:basedOn w:val="Normal"/>
    <w:next w:val="Normal"/>
    <w:uiPriority w:val="9"/>
    <w:unhideWhenUsed/>
    <w:qFormat/>
    <w:rsid w:val="00BA1B16"/>
    <w:pPr>
      <w:widowControl w:val="0"/>
      <w:numPr>
        <w:numId w:val="13"/>
      </w:numPr>
      <w:pBdr>
        <w:top w:val="nil"/>
        <w:left w:val="nil"/>
        <w:bottom w:val="nil"/>
        <w:right w:val="nil"/>
        <w:between w:val="nil"/>
      </w:pBdr>
      <w:ind w:right="83"/>
      <w:outlineLvl w:val="2"/>
    </w:pPr>
    <w:rPr>
      <w:rFonts w:ascii="Cambria" w:eastAsia="Times New Roman" w:hAnsi="Cambria" w:cs="Times New Roman"/>
      <w:b/>
      <w:bCs/>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BB4ACF"/>
    <w:pPr>
      <w:tabs>
        <w:tab w:val="center" w:pos="4513"/>
        <w:tab w:val="right" w:pos="9026"/>
      </w:tabs>
    </w:pPr>
  </w:style>
  <w:style w:type="character" w:customStyle="1" w:styleId="HeaderChar">
    <w:name w:val="Header Char"/>
    <w:basedOn w:val="DefaultParagraphFont"/>
    <w:link w:val="Header"/>
    <w:uiPriority w:val="99"/>
    <w:rsid w:val="00BB4ACF"/>
  </w:style>
  <w:style w:type="paragraph" w:styleId="Footer">
    <w:name w:val="footer"/>
    <w:basedOn w:val="Normal"/>
    <w:link w:val="FooterChar"/>
    <w:uiPriority w:val="99"/>
    <w:unhideWhenUsed/>
    <w:rsid w:val="00BB4ACF"/>
    <w:pPr>
      <w:tabs>
        <w:tab w:val="center" w:pos="4513"/>
        <w:tab w:val="right" w:pos="9026"/>
      </w:tabs>
    </w:pPr>
  </w:style>
  <w:style w:type="character" w:customStyle="1" w:styleId="FooterChar">
    <w:name w:val="Footer Char"/>
    <w:basedOn w:val="DefaultParagraphFont"/>
    <w:link w:val="Footer"/>
    <w:uiPriority w:val="99"/>
    <w:rsid w:val="00BB4ACF"/>
  </w:style>
  <w:style w:type="paragraph" w:styleId="ListParagraph">
    <w:name w:val="List Paragraph"/>
    <w:basedOn w:val="Normal"/>
    <w:uiPriority w:val="34"/>
    <w:qFormat/>
    <w:rsid w:val="00F47ED2"/>
    <w:pPr>
      <w:ind w:left="720"/>
      <w:contextualSpacing/>
    </w:pPr>
  </w:style>
  <w:style w:type="paragraph" w:styleId="Revision">
    <w:name w:val="Revision"/>
    <w:hidden/>
    <w:uiPriority w:val="99"/>
    <w:semiHidden/>
    <w:rsid w:val="00784255"/>
  </w:style>
  <w:style w:type="paragraph" w:styleId="ListBullet">
    <w:name w:val="List Bullet"/>
    <w:basedOn w:val="Normal"/>
    <w:uiPriority w:val="99"/>
    <w:unhideWhenUsed/>
    <w:rsid w:val="00D57CB9"/>
    <w:pPr>
      <w:numPr>
        <w:numId w:val="14"/>
      </w:numPr>
      <w:contextualSpacing/>
    </w:pPr>
  </w:style>
  <w:style w:type="table" w:styleId="TableGrid">
    <w:name w:val="Table Grid"/>
    <w:basedOn w:val="TableNormal"/>
    <w:rsid w:val="00114EC3"/>
    <w:pPr>
      <w:suppressAutoHyphens/>
      <w:jc w:val="both"/>
    </w:pPr>
    <w:rPr>
      <w:rFonts w:asciiTheme="minorHAnsi" w:eastAsiaTheme="minorEastAsia" w:hAnsiTheme="minorHAnsi" w:cstheme="minorBidi"/>
      <w:lang w:val="en-US"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572E"/>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EB572E"/>
    <w:pPr>
      <w:spacing w:after="100"/>
    </w:pPr>
  </w:style>
  <w:style w:type="paragraph" w:styleId="TOC3">
    <w:name w:val="toc 3"/>
    <w:basedOn w:val="Normal"/>
    <w:next w:val="Normal"/>
    <w:autoRedefine/>
    <w:uiPriority w:val="39"/>
    <w:unhideWhenUsed/>
    <w:rsid w:val="00EB572E"/>
    <w:pPr>
      <w:tabs>
        <w:tab w:val="left" w:pos="960"/>
        <w:tab w:val="right" w:leader="dot" w:pos="10456"/>
      </w:tabs>
      <w:spacing w:after="100"/>
      <w:ind w:left="400"/>
      <w:pPrChange w:id="0" w:author="Muhammad Awais" w:date="2026-05-01T19:27:00Z">
        <w:pPr>
          <w:spacing w:after="100"/>
          <w:ind w:left="400"/>
        </w:pPr>
      </w:pPrChange>
    </w:pPr>
    <w:rPr>
      <w:rPrChange w:id="0" w:author="Muhammad Awais" w:date="2026-05-01T19:27:00Z">
        <w:rPr>
          <w:rFonts w:ascii="Calibri" w:eastAsia="Calibri" w:hAnsi="Calibri" w:cs="Calibri"/>
          <w:lang w:val="en" w:eastAsia="en-GB" w:bidi="ar-SA"/>
        </w:rPr>
      </w:rPrChange>
    </w:rPr>
  </w:style>
  <w:style w:type="paragraph" w:styleId="TOC2">
    <w:name w:val="toc 2"/>
    <w:basedOn w:val="Normal"/>
    <w:next w:val="Normal"/>
    <w:autoRedefine/>
    <w:uiPriority w:val="39"/>
    <w:unhideWhenUsed/>
    <w:rsid w:val="00EB572E"/>
    <w:pPr>
      <w:spacing w:after="100"/>
      <w:ind w:left="200"/>
    </w:pPr>
  </w:style>
  <w:style w:type="character" w:styleId="Hyperlink">
    <w:name w:val="Hyperlink"/>
    <w:basedOn w:val="DefaultParagraphFont"/>
    <w:uiPriority w:val="99"/>
    <w:unhideWhenUsed/>
    <w:rsid w:val="00EB57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637</TotalTime>
  <Pages>15</Pages>
  <Words>3640</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Awais</cp:lastModifiedBy>
  <cp:revision>72</cp:revision>
  <dcterms:created xsi:type="dcterms:W3CDTF">2026-04-27T17:04:00Z</dcterms:created>
  <dcterms:modified xsi:type="dcterms:W3CDTF">2026-05-01T17:40:00Z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AB3E3A9EF36C434AAFF1D302D1DEBA38_13</vt:lpwstr>
  </property>
  <property fmtid="{D5CDD505-2E9C-101B-9397-08002B2CF9AE}" pid="4" name="KSOTemplateDocerSaveRecord">
    <vt:lpwstr>eyJoZGlkIjoiZjZlNmJhM2FiNGFhM2ZmOGIzYzA1ZWNmMDg3ZTU2YzEiLCJ1c2VySWQiOiIxOTQxNzY0NjU4MTQ5In0=</vt:lpwstr>
  </property>
</Properties>
</file>